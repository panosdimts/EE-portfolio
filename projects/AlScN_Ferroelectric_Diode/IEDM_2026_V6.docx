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F5966" w14:textId="138BCF6B" w:rsidR="007E0A3C" w:rsidRPr="00C45F5E" w:rsidRDefault="00E6087A" w:rsidP="007E0A3C">
      <w:pPr>
        <w:rPr>
          <w:rFonts w:eastAsia="MS Mincho"/>
          <w:noProof/>
          <w:sz w:val="22"/>
          <w:szCs w:val="22"/>
        </w:rPr>
      </w:pPr>
      <w:r w:rsidRPr="00C45F5E">
        <w:rPr>
          <w:rFonts w:eastAsia="MS Mincho"/>
          <w:noProof/>
          <w:sz w:val="40"/>
          <w:szCs w:val="40"/>
          <w:lang w:eastAsia="ja-JP"/>
        </w:rPr>
        <w:t>Ultrathin Monolithic All-Nitride Ferroelectric Junctions for Cryogenic Memory and Compute-in-Memory Applications</w:t>
      </w:r>
    </w:p>
    <w:p w14:paraId="3B756E4E" w14:textId="77777777" w:rsidR="00642465" w:rsidRPr="00642465" w:rsidRDefault="00642465" w:rsidP="007E0A3C">
      <w:pPr>
        <w:rPr>
          <w:rFonts w:eastAsia="宋体"/>
          <w:noProof/>
          <w:sz w:val="22"/>
          <w:szCs w:val="22"/>
        </w:rPr>
        <w:sectPr w:rsidR="00642465" w:rsidRPr="00642465" w:rsidSect="004715DB">
          <w:pgSz w:w="12240" w:h="15840" w:code="1"/>
          <w:pgMar w:top="1080" w:right="893" w:bottom="1440" w:left="893" w:header="720" w:footer="720" w:gutter="0"/>
          <w:cols w:space="720"/>
          <w:docGrid w:linePitch="360"/>
        </w:sectPr>
      </w:pPr>
    </w:p>
    <w:p w14:paraId="23156E6B" w14:textId="6ED85C9A" w:rsidR="00642465" w:rsidRPr="003406AA" w:rsidRDefault="00830849" w:rsidP="00C45F5E">
      <w:pPr>
        <w:rPr>
          <w:noProof/>
          <w:sz w:val="22"/>
          <w:szCs w:val="22"/>
          <w:lang w:eastAsia="ja-JP"/>
        </w:rPr>
      </w:pPr>
      <w:r>
        <w:rPr>
          <w:noProof/>
          <w:sz w:val="22"/>
          <w:szCs w:val="22"/>
          <w:lang w:eastAsia="ja-JP"/>
        </w:rPr>
        <w:t>Zekun Hu</w:t>
      </w:r>
      <w:r w:rsidR="008D6894" w:rsidRPr="003406AA">
        <w:rPr>
          <w:rFonts w:hint="eastAsia"/>
          <w:noProof/>
          <w:sz w:val="22"/>
          <w:szCs w:val="22"/>
          <w:vertAlign w:val="superscript"/>
          <w:lang w:eastAsia="ja-JP"/>
        </w:rPr>
        <w:t>1</w:t>
      </w:r>
      <w:r w:rsidR="008D6894" w:rsidRPr="003406AA">
        <w:rPr>
          <w:rFonts w:hint="eastAsia"/>
          <w:noProof/>
          <w:sz w:val="22"/>
          <w:szCs w:val="22"/>
          <w:lang w:eastAsia="ja-JP"/>
        </w:rPr>
        <w:t xml:space="preserve">, </w:t>
      </w:r>
      <w:r w:rsidRPr="00830849">
        <w:rPr>
          <w:noProof/>
          <w:sz w:val="22"/>
          <w:szCs w:val="22"/>
          <w:lang w:eastAsia="ja-JP"/>
        </w:rPr>
        <w:t>Alexis Argueta</w:t>
      </w:r>
      <w:r w:rsidR="008D6894" w:rsidRPr="003406AA">
        <w:rPr>
          <w:rFonts w:hint="eastAsia"/>
          <w:noProof/>
          <w:sz w:val="22"/>
          <w:szCs w:val="22"/>
          <w:vertAlign w:val="superscript"/>
          <w:lang w:eastAsia="ja-JP"/>
        </w:rPr>
        <w:t>2</w:t>
      </w:r>
      <w:r w:rsidR="008D6894" w:rsidRPr="003406AA">
        <w:rPr>
          <w:rFonts w:hint="eastAsia"/>
          <w:noProof/>
          <w:sz w:val="22"/>
          <w:szCs w:val="22"/>
          <w:lang w:eastAsia="ja-JP"/>
        </w:rPr>
        <w:t xml:space="preserve">, </w:t>
      </w:r>
      <w:r w:rsidRPr="00830849">
        <w:rPr>
          <w:noProof/>
          <w:sz w:val="22"/>
          <w:szCs w:val="22"/>
          <w:lang w:eastAsia="ja-JP"/>
        </w:rPr>
        <w:t>Michael Connolly</w:t>
      </w:r>
      <w:r>
        <w:rPr>
          <w:noProof/>
          <w:sz w:val="22"/>
          <w:szCs w:val="22"/>
          <w:vertAlign w:val="superscript"/>
          <w:lang w:eastAsia="ja-JP"/>
        </w:rPr>
        <w:t>3</w:t>
      </w:r>
      <w:r>
        <w:rPr>
          <w:noProof/>
          <w:sz w:val="22"/>
          <w:szCs w:val="22"/>
          <w:lang w:eastAsia="ja-JP"/>
        </w:rPr>
        <w:t xml:space="preserve">, </w:t>
      </w:r>
      <w:r w:rsidR="007B3DCA" w:rsidRPr="007B3DCA">
        <w:rPr>
          <w:noProof/>
          <w:sz w:val="22"/>
          <w:szCs w:val="22"/>
          <w:lang w:eastAsia="ja-JP"/>
        </w:rPr>
        <w:t>Phuong Nghi Pham</w:t>
      </w:r>
      <w:r w:rsidRPr="003406AA">
        <w:rPr>
          <w:rFonts w:hint="eastAsia"/>
          <w:noProof/>
          <w:sz w:val="22"/>
          <w:szCs w:val="22"/>
          <w:vertAlign w:val="superscript"/>
          <w:lang w:eastAsia="ja-JP"/>
        </w:rPr>
        <w:t>1</w:t>
      </w:r>
      <w:r>
        <w:rPr>
          <w:noProof/>
          <w:sz w:val="22"/>
          <w:szCs w:val="22"/>
          <w:lang w:eastAsia="ja-JP"/>
        </w:rPr>
        <w:t xml:space="preserve">, </w:t>
      </w:r>
      <w:r w:rsidRPr="00830849">
        <w:rPr>
          <w:noProof/>
          <w:sz w:val="22"/>
          <w:szCs w:val="22"/>
          <w:lang w:eastAsia="ja-JP"/>
        </w:rPr>
        <w:t>Panagiotis Dimtsoudis</w:t>
      </w:r>
      <w:r w:rsidR="008D6894" w:rsidRPr="003406AA">
        <w:rPr>
          <w:rFonts w:hint="eastAsia"/>
          <w:noProof/>
          <w:sz w:val="22"/>
          <w:szCs w:val="22"/>
          <w:lang w:eastAsia="ja-JP"/>
        </w:rPr>
        <w:t>and</w:t>
      </w:r>
      <w:r w:rsidRPr="003406AA">
        <w:rPr>
          <w:rFonts w:hint="eastAsia"/>
          <w:noProof/>
          <w:sz w:val="22"/>
          <w:szCs w:val="22"/>
          <w:vertAlign w:val="superscript"/>
          <w:lang w:eastAsia="ja-JP"/>
        </w:rPr>
        <w:t>1</w:t>
      </w:r>
      <w:r>
        <w:rPr>
          <w:noProof/>
          <w:sz w:val="22"/>
          <w:szCs w:val="22"/>
          <w:lang w:eastAsia="ja-JP"/>
        </w:rPr>
        <w:t>,</w:t>
      </w:r>
      <w:r w:rsidR="00C45F5E" w:rsidRPr="00C45F5E">
        <w:t xml:space="preserve"> </w:t>
      </w:r>
      <w:r w:rsidR="00C45F5E" w:rsidRPr="00C45F5E">
        <w:rPr>
          <w:noProof/>
          <w:sz w:val="22"/>
          <w:szCs w:val="22"/>
          <w:lang w:eastAsia="ja-JP"/>
        </w:rPr>
        <w:t>Carlos Sierra</w:t>
      </w:r>
      <w:r w:rsidR="0032127B">
        <w:rPr>
          <w:noProof/>
          <w:sz w:val="22"/>
          <w:szCs w:val="22"/>
          <w:vertAlign w:val="superscript"/>
          <w:lang w:eastAsia="ja-JP"/>
        </w:rPr>
        <w:t>1</w:t>
      </w:r>
      <w:r w:rsidR="00C45F5E">
        <w:rPr>
          <w:noProof/>
          <w:sz w:val="22"/>
          <w:szCs w:val="22"/>
          <w:lang w:eastAsia="ja-JP"/>
        </w:rPr>
        <w:t>, Yunfei He</w:t>
      </w:r>
      <w:r w:rsidR="00C45F5E" w:rsidRPr="003406AA">
        <w:rPr>
          <w:rFonts w:hint="eastAsia"/>
          <w:noProof/>
          <w:sz w:val="22"/>
          <w:szCs w:val="22"/>
          <w:vertAlign w:val="superscript"/>
          <w:lang w:eastAsia="ja-JP"/>
        </w:rPr>
        <w:t>1</w:t>
      </w:r>
      <w:r w:rsidR="00C45F5E">
        <w:rPr>
          <w:noProof/>
          <w:sz w:val="22"/>
          <w:szCs w:val="22"/>
          <w:lang w:eastAsia="ja-JP"/>
        </w:rPr>
        <w:t xml:space="preserve">, </w:t>
      </w:r>
      <w:r w:rsidR="00C45F5E" w:rsidRPr="00C45F5E">
        <w:rPr>
          <w:noProof/>
          <w:sz w:val="22"/>
          <w:szCs w:val="22"/>
          <w:lang w:eastAsia="ja-JP"/>
        </w:rPr>
        <w:t>Marija</w:t>
      </w:r>
      <w:r w:rsidR="00C45F5E">
        <w:rPr>
          <w:noProof/>
          <w:sz w:val="22"/>
          <w:szCs w:val="22"/>
          <w:lang w:eastAsia="ja-JP"/>
        </w:rPr>
        <w:t xml:space="preserve"> </w:t>
      </w:r>
      <w:r w:rsidR="00C45F5E" w:rsidRPr="00C45F5E">
        <w:rPr>
          <w:noProof/>
          <w:sz w:val="22"/>
          <w:szCs w:val="22"/>
          <w:lang w:eastAsia="ja-JP"/>
        </w:rPr>
        <w:t>Drndić</w:t>
      </w:r>
      <w:r w:rsidR="0032127B">
        <w:rPr>
          <w:noProof/>
          <w:sz w:val="22"/>
          <w:szCs w:val="22"/>
          <w:vertAlign w:val="superscript"/>
          <w:lang w:eastAsia="ja-JP"/>
        </w:rPr>
        <w:t>1</w:t>
      </w:r>
      <w:r w:rsidR="00C45F5E">
        <w:rPr>
          <w:noProof/>
          <w:sz w:val="22"/>
          <w:szCs w:val="22"/>
          <w:lang w:eastAsia="ja-JP"/>
        </w:rPr>
        <w:t>,</w:t>
      </w:r>
      <w:r w:rsidR="008D6894" w:rsidRPr="003406AA">
        <w:rPr>
          <w:rFonts w:hint="eastAsia"/>
          <w:noProof/>
          <w:sz w:val="22"/>
          <w:szCs w:val="22"/>
          <w:lang w:eastAsia="ja-JP"/>
        </w:rPr>
        <w:t xml:space="preserve"> </w:t>
      </w:r>
      <w:r w:rsidR="00C45F5E">
        <w:rPr>
          <w:noProof/>
          <w:sz w:val="22"/>
          <w:szCs w:val="22"/>
          <w:lang w:eastAsia="ja-JP"/>
        </w:rPr>
        <w:t>Roy Olsson</w:t>
      </w:r>
      <w:r w:rsidR="00C45F5E" w:rsidRPr="003406AA">
        <w:rPr>
          <w:rFonts w:hint="eastAsia"/>
          <w:noProof/>
          <w:sz w:val="22"/>
          <w:szCs w:val="22"/>
          <w:vertAlign w:val="superscript"/>
          <w:lang w:eastAsia="ja-JP"/>
        </w:rPr>
        <w:t>1</w:t>
      </w:r>
      <w:r w:rsidR="00C45F5E">
        <w:rPr>
          <w:noProof/>
          <w:sz w:val="22"/>
          <w:szCs w:val="22"/>
          <w:lang w:eastAsia="ja-JP"/>
        </w:rPr>
        <w:t>, Deep Jariwala</w:t>
      </w:r>
      <w:r w:rsidR="00C45F5E" w:rsidRPr="003406AA">
        <w:rPr>
          <w:rFonts w:hint="eastAsia"/>
          <w:noProof/>
          <w:sz w:val="22"/>
          <w:szCs w:val="22"/>
          <w:vertAlign w:val="superscript"/>
          <w:lang w:eastAsia="ja-JP"/>
        </w:rPr>
        <w:t>1</w:t>
      </w:r>
      <w:r w:rsidR="00AE215F">
        <w:rPr>
          <w:noProof/>
          <w:sz w:val="22"/>
          <w:szCs w:val="22"/>
          <w:vertAlign w:val="superscript"/>
          <w:lang w:eastAsia="ja-JP"/>
        </w:rPr>
        <w:t>,*</w:t>
      </w:r>
    </w:p>
    <w:p w14:paraId="0839CEAC" w14:textId="45492C95" w:rsidR="00642465" w:rsidRDefault="00D45AC2" w:rsidP="00642465">
      <w:pPr>
        <w:rPr>
          <w:lang w:eastAsia="ja-JP"/>
        </w:rPr>
      </w:pPr>
      <w:r w:rsidRPr="00D45AC2">
        <w:rPr>
          <w:rFonts w:hint="eastAsia"/>
          <w:vertAlign w:val="superscript"/>
          <w:lang w:eastAsia="ja-JP"/>
        </w:rPr>
        <w:t>1</w:t>
      </w:r>
      <w:r w:rsidR="00AE215F" w:rsidRPr="00AE215F">
        <w:rPr>
          <w:lang w:eastAsia="ja-JP"/>
        </w:rPr>
        <w:t>University of Pennsylvania</w:t>
      </w:r>
      <w:r w:rsidR="003406AA">
        <w:rPr>
          <w:lang w:eastAsia="ja-JP"/>
        </w:rPr>
        <w:t xml:space="preserve">, </w:t>
      </w:r>
      <w:r w:rsidR="00D50D72">
        <w:rPr>
          <w:lang w:eastAsia="ja-JP"/>
        </w:rPr>
        <w:t>Philadelphia</w:t>
      </w:r>
      <w:r w:rsidR="0032127B">
        <w:rPr>
          <w:lang w:eastAsia="ja-JP"/>
        </w:rPr>
        <w:t xml:space="preserve">, </w:t>
      </w:r>
      <w:r w:rsidR="00AE215F">
        <w:rPr>
          <w:lang w:eastAsia="ja-JP"/>
        </w:rPr>
        <w:t>PA</w:t>
      </w:r>
      <w:r w:rsidR="003406AA">
        <w:rPr>
          <w:lang w:eastAsia="ja-JP"/>
        </w:rPr>
        <w:t xml:space="preserve">, </w:t>
      </w:r>
      <w:r w:rsidR="00AE215F">
        <w:rPr>
          <w:lang w:eastAsia="ja-JP"/>
        </w:rPr>
        <w:t>USA</w:t>
      </w:r>
      <w:r w:rsidR="0032127B">
        <w:rPr>
          <w:lang w:eastAsia="ja-JP"/>
        </w:rPr>
        <w:tab/>
      </w:r>
      <w:r w:rsidR="0032127B">
        <w:rPr>
          <w:lang w:eastAsia="ja-JP"/>
        </w:rPr>
        <w:tab/>
      </w:r>
      <w:r w:rsidR="00AE215F">
        <w:rPr>
          <w:lang w:eastAsia="ja-JP"/>
        </w:rPr>
        <w:t xml:space="preserve"> </w:t>
      </w:r>
      <w:r w:rsidR="0032127B" w:rsidRPr="00D45AC2">
        <w:rPr>
          <w:rFonts w:hint="eastAsia"/>
          <w:vertAlign w:val="superscript"/>
          <w:lang w:eastAsia="ja-JP"/>
        </w:rPr>
        <w:t>2</w:t>
      </w:r>
      <w:r w:rsidR="0032127B" w:rsidRPr="0032127B">
        <w:rPr>
          <w:lang w:eastAsia="ja-JP"/>
        </w:rPr>
        <w:t>George Mason University, Fairfax, V</w:t>
      </w:r>
      <w:r w:rsidR="0032127B">
        <w:rPr>
          <w:lang w:eastAsia="ja-JP"/>
        </w:rPr>
        <w:t>A</w:t>
      </w:r>
      <w:r w:rsidR="0032127B" w:rsidRPr="0032127B">
        <w:rPr>
          <w:lang w:eastAsia="ja-JP"/>
        </w:rPr>
        <w:t>, USA</w:t>
      </w:r>
      <w:r w:rsidR="0032127B">
        <w:rPr>
          <w:rFonts w:hint="eastAsia"/>
          <w:lang w:eastAsia="ja-JP"/>
        </w:rPr>
        <w:t xml:space="preserve">, </w:t>
      </w:r>
      <w:r w:rsidR="0032127B">
        <w:rPr>
          <w:lang w:eastAsia="ja-JP"/>
        </w:rPr>
        <w:t xml:space="preserve">    </w:t>
      </w:r>
    </w:p>
    <w:p w14:paraId="14C75694" w14:textId="40992FEA" w:rsidR="0032127B" w:rsidRPr="00D45AC2" w:rsidRDefault="00D45AC2" w:rsidP="0032127B">
      <w:pPr>
        <w:rPr>
          <w:lang w:eastAsia="ja-JP"/>
        </w:rPr>
        <w:sectPr w:rsidR="0032127B" w:rsidRPr="00D45AC2" w:rsidSect="0032127B">
          <w:type w:val="continuous"/>
          <w:pgSz w:w="12240" w:h="15840" w:code="1"/>
          <w:pgMar w:top="1080" w:right="734" w:bottom="2434" w:left="734" w:header="720" w:footer="720" w:gutter="0"/>
          <w:cols w:space="720"/>
          <w:docGrid w:linePitch="360"/>
        </w:sectPr>
      </w:pPr>
      <w:r w:rsidRPr="00D45AC2">
        <w:rPr>
          <w:rFonts w:hint="eastAsia"/>
          <w:vertAlign w:val="superscript"/>
          <w:lang w:eastAsia="ja-JP"/>
        </w:rPr>
        <w:t>3</w:t>
      </w:r>
      <w:r w:rsidR="0032127B" w:rsidRPr="0032127B">
        <w:rPr>
          <w:lang w:eastAsia="ja-JP"/>
        </w:rPr>
        <w:t>Georgetown University, Washington, DC, USA</w:t>
      </w:r>
      <w:r w:rsidR="0032127B">
        <w:rPr>
          <w:lang w:eastAsia="ja-JP"/>
        </w:rPr>
        <w:tab/>
      </w:r>
      <w:r w:rsidR="0032127B">
        <w:rPr>
          <w:lang w:eastAsia="ja-JP"/>
        </w:rPr>
        <w:tab/>
      </w:r>
      <w:r w:rsidR="0032127B">
        <w:rPr>
          <w:noProof/>
          <w:sz w:val="22"/>
          <w:szCs w:val="22"/>
          <w:vertAlign w:val="superscript"/>
          <w:lang w:eastAsia="ja-JP"/>
        </w:rPr>
        <w:t>*</w:t>
      </w:r>
      <w:r w:rsidR="0032127B" w:rsidRPr="0032127B">
        <w:rPr>
          <w:noProof/>
          <w:lang w:eastAsia="ja-JP"/>
        </w:rPr>
        <w:t xml:space="preserve">Corresponding </w:t>
      </w:r>
      <w:r w:rsidR="0032127B" w:rsidRPr="0032127B">
        <w:rPr>
          <w:lang w:eastAsia="ja-JP"/>
        </w:rPr>
        <w:t>email: dmj@seas.upenn.edu</w:t>
      </w:r>
    </w:p>
    <w:p w14:paraId="1CACABFD" w14:textId="77777777" w:rsidR="00F51E55" w:rsidRDefault="00F51E55">
      <w:pPr>
        <w:pStyle w:val="Affiliation"/>
        <w:rPr>
          <w:rFonts w:eastAsia="MS Mincho"/>
        </w:rPr>
      </w:pPr>
    </w:p>
    <w:p w14:paraId="274EB9D7" w14:textId="77777777" w:rsidR="00F30FD8" w:rsidRDefault="00F30FD8">
      <w:pPr>
        <w:rPr>
          <w:rFonts w:eastAsia="MS Mincho"/>
        </w:rPr>
      </w:pPr>
    </w:p>
    <w:p w14:paraId="123C3809" w14:textId="77777777" w:rsidR="00F51E55" w:rsidRDefault="00F51E55" w:rsidP="00F51E55">
      <w:pPr>
        <w:jc w:val="both"/>
        <w:rPr>
          <w:rFonts w:eastAsia="MS Mincho"/>
        </w:rPr>
        <w:sectPr w:rsidR="00F51E55" w:rsidSect="004715DB">
          <w:type w:val="continuous"/>
          <w:pgSz w:w="12240" w:h="15840" w:code="1"/>
          <w:pgMar w:top="1080" w:right="734" w:bottom="2434" w:left="734" w:header="720" w:footer="720" w:gutter="0"/>
          <w:cols w:num="2" w:space="720"/>
          <w:docGrid w:linePitch="360"/>
        </w:sectPr>
      </w:pPr>
    </w:p>
    <w:p w14:paraId="2B3E7D53" w14:textId="1D278F7F" w:rsidR="00F30FD8" w:rsidRPr="00DA59B5" w:rsidRDefault="00F30FD8">
      <w:pPr>
        <w:pStyle w:val="Abstract"/>
        <w:contextualSpacing/>
        <w:rPr>
          <w:b w:val="0"/>
          <w:sz w:val="20"/>
          <w:szCs w:val="20"/>
        </w:rPr>
      </w:pPr>
      <w:r w:rsidRPr="00DA59B5">
        <w:rPr>
          <w:rFonts w:eastAsia="MS Mincho"/>
          <w:i/>
          <w:iCs/>
          <w:sz w:val="20"/>
          <w:szCs w:val="20"/>
        </w:rPr>
        <w:t>Abstract</w:t>
      </w:r>
      <w:r w:rsidRPr="00DA59B5">
        <w:rPr>
          <w:rFonts w:eastAsia="MS Mincho"/>
          <w:sz w:val="20"/>
          <w:szCs w:val="20"/>
        </w:rPr>
        <w:t>—</w:t>
      </w:r>
      <w:r w:rsidR="00004466" w:rsidRPr="00004466">
        <w:rPr>
          <w:rFonts w:eastAsia="MS Mincho"/>
          <w:b w:val="0"/>
          <w:sz w:val="20"/>
          <w:szCs w:val="20"/>
        </w:rPr>
        <w:t xml:space="preserve">We demonstrate cryogenic ferroelectric operation in an ultrathin monolithic all-nitride heterostructure junction based on 1 nm </w:t>
      </w:r>
      <w:proofErr w:type="spellStart"/>
      <w:r w:rsidR="00004466" w:rsidRPr="00004466">
        <w:rPr>
          <w:rFonts w:eastAsia="MS Mincho"/>
          <w:b w:val="0"/>
          <w:sz w:val="20"/>
          <w:szCs w:val="20"/>
        </w:rPr>
        <w:t>AlN</w:t>
      </w:r>
      <w:proofErr w:type="spellEnd"/>
      <w:r w:rsidR="00004466" w:rsidRPr="00004466">
        <w:rPr>
          <w:rFonts w:eastAsia="MS Mincho"/>
          <w:b w:val="0"/>
          <w:sz w:val="20"/>
          <w:szCs w:val="20"/>
        </w:rPr>
        <w:t xml:space="preserve"> / 4 nm </w:t>
      </w:r>
      <w:proofErr w:type="spellStart"/>
      <w:r w:rsidR="00004466" w:rsidRPr="00004466">
        <w:rPr>
          <w:rFonts w:eastAsia="MS Mincho"/>
          <w:b w:val="0"/>
          <w:sz w:val="20"/>
          <w:szCs w:val="20"/>
        </w:rPr>
        <w:t>AlScN</w:t>
      </w:r>
      <w:proofErr w:type="spellEnd"/>
      <w:r w:rsidR="00004466" w:rsidRPr="00004466">
        <w:rPr>
          <w:rFonts w:eastAsia="MS Mincho"/>
          <w:b w:val="0"/>
          <w:sz w:val="20"/>
          <w:szCs w:val="20"/>
        </w:rPr>
        <w:t xml:space="preserve"> / 1 nm </w:t>
      </w:r>
      <w:proofErr w:type="spellStart"/>
      <w:r w:rsidR="00004466" w:rsidRPr="00004466">
        <w:rPr>
          <w:rFonts w:eastAsia="MS Mincho"/>
          <w:b w:val="0"/>
          <w:sz w:val="20"/>
          <w:szCs w:val="20"/>
        </w:rPr>
        <w:t>AlN</w:t>
      </w:r>
      <w:proofErr w:type="spellEnd"/>
      <w:r w:rsidR="00004466" w:rsidRPr="00004466">
        <w:rPr>
          <w:rFonts w:eastAsia="MS Mincho"/>
          <w:b w:val="0"/>
          <w:sz w:val="20"/>
          <w:szCs w:val="20"/>
        </w:rPr>
        <w:t>. To our knowledge, this is the first CMOS-voltage</w:t>
      </w:r>
      <w:r w:rsidR="00C07BA5">
        <w:rPr>
          <w:rFonts w:eastAsia="MS Mincho"/>
          <w:b w:val="0"/>
          <w:sz w:val="20"/>
          <w:szCs w:val="20"/>
        </w:rPr>
        <w:t xml:space="preserve"> compatible</w:t>
      </w:r>
      <w:r w:rsidR="00004466" w:rsidRPr="00004466">
        <w:rPr>
          <w:rFonts w:eastAsia="MS Mincho"/>
          <w:b w:val="0"/>
          <w:sz w:val="20"/>
          <w:szCs w:val="20"/>
        </w:rPr>
        <w:t xml:space="preserve"> cryogenic nitride ferroelectric junction and the thinnest cryogenic nitride ferroelectric device reported to date. The 6 nm junction shows stable polarization switching from 400 K to 14 K, low-voltage operation, enhanced breakdown, endurance stability, and </w:t>
      </w:r>
      <w:r w:rsidR="00C07BA5">
        <w:rPr>
          <w:rFonts w:eastAsia="MS Mincho"/>
          <w:b w:val="0"/>
          <w:sz w:val="20"/>
          <w:szCs w:val="20"/>
        </w:rPr>
        <w:t xml:space="preserve">stable </w:t>
      </w:r>
      <w:r w:rsidR="00004466" w:rsidRPr="00004466">
        <w:rPr>
          <w:rFonts w:eastAsia="MS Mincho"/>
          <w:b w:val="0"/>
          <w:sz w:val="20"/>
          <w:szCs w:val="20"/>
        </w:rPr>
        <w:t xml:space="preserve">85 °C </w:t>
      </w:r>
      <w:proofErr w:type="spellStart"/>
      <w:r w:rsidR="00004466" w:rsidRPr="00004466">
        <w:rPr>
          <w:rFonts w:eastAsia="MS Mincho"/>
          <w:b w:val="0"/>
          <w:sz w:val="20"/>
          <w:szCs w:val="20"/>
        </w:rPr>
        <w:t>retention</w:t>
      </w:r>
      <w:r w:rsidR="007E76D9" w:rsidRPr="007E76D9">
        <w:rPr>
          <w:rFonts w:eastAsia="MS Mincho"/>
          <w:b w:val="0"/>
          <w:sz w:val="20"/>
          <w:szCs w:val="20"/>
        </w:rPr>
        <w:t>Temperature</w:t>
      </w:r>
      <w:proofErr w:type="spellEnd"/>
      <w:r w:rsidR="007E76D9" w:rsidRPr="007E76D9">
        <w:rPr>
          <w:rFonts w:eastAsia="MS Mincho"/>
          <w:b w:val="0"/>
          <w:sz w:val="20"/>
          <w:szCs w:val="20"/>
        </w:rPr>
        <w:t>- and field-dependent transport support a tunnel-dominant local trap-assisted readout mechanism</w:t>
      </w:r>
      <w:r w:rsidR="00004466" w:rsidRPr="00004466">
        <w:rPr>
          <w:rFonts w:eastAsia="MS Mincho"/>
          <w:b w:val="0"/>
          <w:sz w:val="20"/>
          <w:szCs w:val="20"/>
        </w:rPr>
        <w:t xml:space="preserve">, while DFT-informed trap energetics and local WKB modeling quantitatively support the measured current scale and field dependence. Finally, multilevel conductance programming enables measured-device-based vector–matrix multiplication for </w:t>
      </w:r>
      <w:r w:rsidR="00C07BA5">
        <w:rPr>
          <w:rFonts w:eastAsia="MS Mincho"/>
          <w:b w:val="0"/>
          <w:sz w:val="20"/>
          <w:szCs w:val="20"/>
        </w:rPr>
        <w:t xml:space="preserve">application in </w:t>
      </w:r>
      <w:r w:rsidR="00004466" w:rsidRPr="00004466">
        <w:rPr>
          <w:rFonts w:eastAsia="MS Mincho"/>
          <w:b w:val="0"/>
          <w:sz w:val="20"/>
          <w:szCs w:val="20"/>
        </w:rPr>
        <w:t>qubit error detection and decoding.</w:t>
      </w:r>
    </w:p>
    <w:p w14:paraId="175A9AA4" w14:textId="77777777" w:rsidR="00F30FD8" w:rsidRPr="007A1B2E" w:rsidRDefault="006E0B71" w:rsidP="00106338">
      <w:pPr>
        <w:pStyle w:val="Heading1"/>
        <w:framePr w:wrap="around" w:hAnchor="page" w:x="2711" w:y="12"/>
        <w:rPr>
          <w:lang w:eastAsia="ja-JP"/>
        </w:rPr>
      </w:pPr>
      <w:r>
        <w:rPr>
          <w:rFonts w:hint="eastAsia"/>
          <w:lang w:eastAsia="ja-JP"/>
        </w:rPr>
        <w:t>Introduction</w:t>
      </w:r>
    </w:p>
    <w:p w14:paraId="65435300" w14:textId="77777777" w:rsidR="00106338" w:rsidRDefault="00106338" w:rsidP="004864B6">
      <w:pPr>
        <w:spacing w:before="100" w:beforeAutospacing="1" w:after="100" w:afterAutospacing="1"/>
        <w:ind w:firstLine="216"/>
        <w:contextualSpacing/>
        <w:jc w:val="both"/>
        <w:rPr>
          <w:ins w:id="0" w:author="Zekun" w:date="2026-07-12T14:08:00Z" w16du:dateUtc="2026-07-12T18:08:00Z"/>
          <w:rFonts w:eastAsia="MS Mincho"/>
          <w:bCs/>
        </w:rPr>
      </w:pPr>
    </w:p>
    <w:p w14:paraId="5CD63175" w14:textId="1803CFB0" w:rsidR="00004466" w:rsidRDefault="00004466" w:rsidP="004864B6">
      <w:pPr>
        <w:spacing w:before="100" w:beforeAutospacing="1" w:after="100" w:afterAutospacing="1"/>
        <w:ind w:firstLine="216"/>
        <w:contextualSpacing/>
        <w:jc w:val="both"/>
        <w:rPr>
          <w:rFonts w:eastAsia="MS Mincho"/>
          <w:bCs/>
        </w:rPr>
      </w:pPr>
      <w:r w:rsidRPr="00004466">
        <w:rPr>
          <w:rFonts w:eastAsia="MS Mincho"/>
          <w:bCs/>
        </w:rPr>
        <w:t>Cryogenic quantum processors require local nonvolatile memory and compute near the qubit-control plane to reduce wiring density, latency, and room-temperature data transfer</w:t>
      </w:r>
      <w:r w:rsidR="008D102C">
        <w:rPr>
          <w:rFonts w:eastAsia="MS Mincho"/>
          <w:bCs/>
        </w:rPr>
        <w:t xml:space="preserve"> [1]</w:t>
      </w:r>
      <w:r w:rsidRPr="00004466">
        <w:rPr>
          <w:rFonts w:eastAsia="MS Mincho"/>
          <w:bCs/>
        </w:rPr>
        <w:t>. However, existing memory technologies face challenges in cryogenic operation, including high write voltage, selector/transistor overhead, limited scalability, or degraded reliability.</w:t>
      </w:r>
    </w:p>
    <w:p w14:paraId="150193E6" w14:textId="1FDE6FB8" w:rsidR="00004466" w:rsidRPr="00004466" w:rsidRDefault="00004466" w:rsidP="004864B6">
      <w:pPr>
        <w:spacing w:before="100" w:beforeAutospacing="1" w:after="100" w:afterAutospacing="1"/>
        <w:ind w:firstLine="216"/>
        <w:contextualSpacing/>
        <w:jc w:val="both"/>
        <w:rPr>
          <w:rFonts w:eastAsia="MS Mincho"/>
          <w:bCs/>
        </w:rPr>
      </w:pPr>
      <w:r w:rsidRPr="00004466">
        <w:rPr>
          <w:rFonts w:eastAsia="MS Mincho"/>
          <w:bCs/>
        </w:rPr>
        <w:t xml:space="preserve">Wurtzite nitride ferroelectrics such as </w:t>
      </w:r>
      <w:proofErr w:type="spellStart"/>
      <w:r w:rsidRPr="00004466">
        <w:rPr>
          <w:rFonts w:eastAsia="MS Mincho"/>
          <w:bCs/>
        </w:rPr>
        <w:t>AlScN</w:t>
      </w:r>
      <w:proofErr w:type="spellEnd"/>
      <w:r w:rsidRPr="00004466">
        <w:rPr>
          <w:rFonts w:eastAsia="MS Mincho"/>
          <w:bCs/>
        </w:rPr>
        <w:t xml:space="preserve"> are promising because of their large polarization, thermal robustness, and sputter-based BEOL compatibility</w:t>
      </w:r>
      <w:r w:rsidR="00A80845">
        <w:rPr>
          <w:rFonts w:eastAsia="MS Mincho"/>
          <w:bCs/>
        </w:rPr>
        <w:t xml:space="preserve"> [2]</w:t>
      </w:r>
      <w:r w:rsidRPr="00004466">
        <w:rPr>
          <w:rFonts w:eastAsia="MS Mincho"/>
          <w:bCs/>
        </w:rPr>
        <w:t>. Yet prior cryogenic nitride ferroelectric demonstrations have mainly used thicker single-layer capacitor structures, which require higher voltage and do not provide tunnel-sensitive nonvolatile resistance readout</w:t>
      </w:r>
      <w:r w:rsidR="00A80845">
        <w:rPr>
          <w:rFonts w:eastAsia="MS Mincho"/>
          <w:bCs/>
        </w:rPr>
        <w:t xml:space="preserve"> [3,4]</w:t>
      </w:r>
      <w:r w:rsidRPr="00004466">
        <w:rPr>
          <w:rFonts w:eastAsia="MS Mincho"/>
          <w:bCs/>
        </w:rPr>
        <w:t>. For cryogenic compute-in-memory, an ultrathin heterostructure junction that combines polarization switching, reliable resistance readout, and interface-engineered breakdown is needed.</w:t>
      </w:r>
    </w:p>
    <w:p w14:paraId="73C67E94" w14:textId="510DFA79" w:rsidR="00CB69AC" w:rsidRDefault="00004466" w:rsidP="004864B6">
      <w:pPr>
        <w:spacing w:before="100" w:beforeAutospacing="1" w:after="100" w:afterAutospacing="1"/>
        <w:ind w:firstLine="216"/>
        <w:contextualSpacing/>
        <w:jc w:val="both"/>
        <w:rPr>
          <w:rFonts w:eastAsia="MS Mincho"/>
          <w:bCs/>
        </w:rPr>
      </w:pPr>
      <w:r w:rsidRPr="00004466">
        <w:rPr>
          <w:rFonts w:eastAsia="MS Mincho"/>
          <w:bCs/>
        </w:rPr>
        <w:t xml:space="preserve">Here, we demonstrate a monolithic all-nitride ferroelectric junction based on a sputtered 1 nm </w:t>
      </w:r>
      <w:proofErr w:type="spellStart"/>
      <w:r w:rsidRPr="00004466">
        <w:rPr>
          <w:rFonts w:eastAsia="MS Mincho"/>
          <w:bCs/>
        </w:rPr>
        <w:t>AlN</w:t>
      </w:r>
      <w:proofErr w:type="spellEnd"/>
      <w:r w:rsidRPr="00004466">
        <w:rPr>
          <w:rFonts w:eastAsia="MS Mincho"/>
          <w:bCs/>
        </w:rPr>
        <w:t xml:space="preserve"> / 4 nm Al</w:t>
      </w:r>
      <w:r w:rsidR="0064597A" w:rsidRPr="0064597A">
        <w:rPr>
          <w:rFonts w:eastAsia="MS Mincho"/>
          <w:bCs/>
          <w:vertAlign w:val="subscript"/>
        </w:rPr>
        <w:t>0.64</w:t>
      </w:r>
      <w:r w:rsidRPr="00004466">
        <w:rPr>
          <w:rFonts w:eastAsia="MS Mincho"/>
          <w:bCs/>
        </w:rPr>
        <w:t>Sc</w:t>
      </w:r>
      <w:r w:rsidR="0064597A" w:rsidRPr="0064597A">
        <w:rPr>
          <w:rFonts w:eastAsia="MS Mincho"/>
          <w:bCs/>
          <w:vertAlign w:val="subscript"/>
        </w:rPr>
        <w:t>0.36</w:t>
      </w:r>
      <w:r w:rsidRPr="00004466">
        <w:rPr>
          <w:rFonts w:eastAsia="MS Mincho"/>
          <w:bCs/>
        </w:rPr>
        <w:t xml:space="preserve">N / 1 nm </w:t>
      </w:r>
      <w:proofErr w:type="spellStart"/>
      <w:r w:rsidRPr="00004466">
        <w:rPr>
          <w:rFonts w:eastAsia="MS Mincho"/>
          <w:bCs/>
        </w:rPr>
        <w:t>AlN</w:t>
      </w:r>
      <w:proofErr w:type="spellEnd"/>
      <w:r w:rsidRPr="00004466">
        <w:rPr>
          <w:rFonts w:eastAsia="MS Mincho"/>
          <w:bCs/>
        </w:rPr>
        <w:t xml:space="preserve"> stack. To </w:t>
      </w:r>
      <w:r w:rsidR="00C07BA5">
        <w:rPr>
          <w:rFonts w:eastAsia="MS Mincho"/>
          <w:bCs/>
        </w:rPr>
        <w:t xml:space="preserve">the best of </w:t>
      </w:r>
      <w:r w:rsidRPr="00004466">
        <w:rPr>
          <w:rFonts w:eastAsia="MS Mincho"/>
          <w:bCs/>
        </w:rPr>
        <w:t>our knowledge, this is the first CMOS-voltage cryogenic nitride ferroelectric junction and the thinnest cryogenic nitride ferroelectric device reported to date. The device operates from 400 K to 14 K, shows tunnel-dominant cryogenic readout supported by DFT-informed WKB modeling, and enables multilevel conductance programming for measured-device-based vector–matrix multiplication and qubit error decoding.</w:t>
      </w:r>
    </w:p>
    <w:p w14:paraId="244E2DD7" w14:textId="5A948FF5" w:rsidR="00F30FD8" w:rsidRDefault="00CB69AC" w:rsidP="00106338">
      <w:pPr>
        <w:pStyle w:val="Heading1"/>
        <w:framePr w:wrap="around"/>
      </w:pPr>
      <w:r w:rsidRPr="00CB69AC">
        <w:t>Device architecture and cryogenic ferroelectric operation</w:t>
      </w:r>
    </w:p>
    <w:p w14:paraId="630274D2" w14:textId="77777777" w:rsidR="001E0E75" w:rsidRPr="001E0E75" w:rsidRDefault="001E0E75" w:rsidP="004864B6">
      <w:pPr>
        <w:spacing w:before="100" w:beforeAutospacing="1" w:after="100" w:afterAutospacing="1"/>
        <w:ind w:firstLine="216"/>
        <w:contextualSpacing/>
        <w:jc w:val="both"/>
        <w:rPr>
          <w:rFonts w:eastAsia="MS Mincho"/>
          <w:bCs/>
        </w:rPr>
      </w:pPr>
      <w:r w:rsidRPr="001E0E75">
        <w:rPr>
          <w:rFonts w:eastAsia="MS Mincho"/>
          <w:bCs/>
        </w:rPr>
        <w:t xml:space="preserve">The device is a monolithic sputtered Al / </w:t>
      </w:r>
      <w:proofErr w:type="spellStart"/>
      <w:r w:rsidRPr="001E0E75">
        <w:rPr>
          <w:rFonts w:eastAsia="MS Mincho"/>
          <w:bCs/>
        </w:rPr>
        <w:t>AlN</w:t>
      </w:r>
      <w:proofErr w:type="spellEnd"/>
      <w:r w:rsidRPr="001E0E75">
        <w:rPr>
          <w:rFonts w:eastAsia="MS Mincho"/>
          <w:bCs/>
        </w:rPr>
        <w:t xml:space="preserve"> / </w:t>
      </w:r>
      <w:proofErr w:type="spellStart"/>
      <w:r w:rsidRPr="001E0E75">
        <w:rPr>
          <w:rFonts w:eastAsia="MS Mincho"/>
          <w:bCs/>
        </w:rPr>
        <w:t>AlScN</w:t>
      </w:r>
      <w:proofErr w:type="spellEnd"/>
      <w:r w:rsidRPr="001E0E75">
        <w:rPr>
          <w:rFonts w:eastAsia="MS Mincho"/>
          <w:bCs/>
        </w:rPr>
        <w:t xml:space="preserve"> / </w:t>
      </w:r>
      <w:proofErr w:type="spellStart"/>
      <w:r w:rsidRPr="001E0E75">
        <w:rPr>
          <w:rFonts w:eastAsia="MS Mincho"/>
          <w:bCs/>
        </w:rPr>
        <w:t>AlN</w:t>
      </w:r>
      <w:proofErr w:type="spellEnd"/>
      <w:r w:rsidRPr="001E0E75">
        <w:rPr>
          <w:rFonts w:eastAsia="MS Mincho"/>
          <w:bCs/>
        </w:rPr>
        <w:t xml:space="preserve"> / Al junction deposited without vacuum break and fabricated using a 300 °C BEOL-compatible process. The active stack is 1 nm </w:t>
      </w:r>
      <w:proofErr w:type="spellStart"/>
      <w:r w:rsidRPr="001E0E75">
        <w:rPr>
          <w:rFonts w:eastAsia="MS Mincho"/>
          <w:bCs/>
        </w:rPr>
        <w:t>AlN</w:t>
      </w:r>
      <w:proofErr w:type="spellEnd"/>
      <w:r w:rsidRPr="001E0E75">
        <w:rPr>
          <w:rFonts w:eastAsia="MS Mincho"/>
          <w:bCs/>
        </w:rPr>
        <w:t xml:space="preserve"> / 4 nm </w:t>
      </w:r>
      <w:proofErr w:type="spellStart"/>
      <w:r w:rsidRPr="001E0E75">
        <w:rPr>
          <w:rFonts w:eastAsia="MS Mincho"/>
          <w:bCs/>
        </w:rPr>
        <w:t>AlScN</w:t>
      </w:r>
      <w:proofErr w:type="spellEnd"/>
      <w:r w:rsidRPr="001E0E75">
        <w:rPr>
          <w:rFonts w:eastAsia="MS Mincho"/>
          <w:bCs/>
        </w:rPr>
        <w:t xml:space="preserve"> / 1 nm </w:t>
      </w:r>
      <w:proofErr w:type="spellStart"/>
      <w:r w:rsidRPr="001E0E75">
        <w:rPr>
          <w:rFonts w:eastAsia="MS Mincho"/>
          <w:bCs/>
        </w:rPr>
        <w:t>AlN</w:t>
      </w:r>
      <w:proofErr w:type="spellEnd"/>
      <w:r w:rsidRPr="001E0E75">
        <w:rPr>
          <w:rFonts w:eastAsia="MS Mincho"/>
          <w:bCs/>
        </w:rPr>
        <w:t xml:space="preserve">, giving a total active thickness of only 6 nm. This ultrathin all-nitride heterostructure reduces the operating voltage by aggressive thickness scaling, while the symmetric </w:t>
      </w:r>
      <w:proofErr w:type="spellStart"/>
      <w:r w:rsidRPr="001E0E75">
        <w:rPr>
          <w:rFonts w:eastAsia="MS Mincho"/>
          <w:bCs/>
        </w:rPr>
        <w:t>AlN</w:t>
      </w:r>
      <w:proofErr w:type="spellEnd"/>
      <w:r w:rsidRPr="001E0E75">
        <w:rPr>
          <w:rFonts w:eastAsia="MS Mincho"/>
          <w:bCs/>
        </w:rPr>
        <w:t xml:space="preserve"> interfaces enhance breakdown robustness and form a tunnel-sensitive readout barrier, as shown in </w:t>
      </w:r>
      <w:r w:rsidRPr="00312FA3">
        <w:rPr>
          <w:rFonts w:eastAsia="MS Mincho"/>
          <w:b/>
        </w:rPr>
        <w:t>Fig. 2</w:t>
      </w:r>
      <w:r w:rsidRPr="001E0E75">
        <w:rPr>
          <w:rFonts w:eastAsia="MS Mincho"/>
          <w:bCs/>
        </w:rPr>
        <w:t xml:space="preserve">. </w:t>
      </w:r>
    </w:p>
    <w:p w14:paraId="73889600" w14:textId="56705778" w:rsidR="00881383" w:rsidRDefault="001E0E75" w:rsidP="004864B6">
      <w:pPr>
        <w:spacing w:before="100" w:beforeAutospacing="1" w:after="100" w:afterAutospacing="1"/>
        <w:ind w:firstLine="216"/>
        <w:contextualSpacing/>
        <w:jc w:val="both"/>
        <w:rPr>
          <w:rFonts w:eastAsia="MS Mincho"/>
          <w:bCs/>
        </w:rPr>
      </w:pPr>
      <w:r w:rsidRPr="001E0E75">
        <w:rPr>
          <w:rFonts w:eastAsia="MS Mincho"/>
          <w:bCs/>
        </w:rPr>
        <w:t xml:space="preserve">The 6 nm junction preserves ferroelectric operation from 400 K to 14 K. DC J–V, AC J–V, and C–V measurements confirm hysteretic switching and polarization-dependent electrostatic modulation in both 20 nm and 6 nm devices, while temperature-dependent coercive-field measurements show stable switching down to 14 K, as shown in </w:t>
      </w:r>
      <w:r w:rsidRPr="00312FA3">
        <w:rPr>
          <w:rFonts w:eastAsia="MS Mincho"/>
          <w:b/>
        </w:rPr>
        <w:t>Figs. 4–7</w:t>
      </w:r>
      <w:r w:rsidRPr="001E0E75">
        <w:rPr>
          <w:rFonts w:eastAsia="MS Mincho"/>
          <w:bCs/>
        </w:rPr>
        <w:t xml:space="preserve">. Notably, </w:t>
      </w:r>
      <w:r w:rsidRPr="00312FA3">
        <w:rPr>
          <w:rFonts w:eastAsia="MS Mincho"/>
          <w:b/>
        </w:rPr>
        <w:t>Fig. 7</w:t>
      </w:r>
      <w:r w:rsidRPr="001E0E75">
        <w:rPr>
          <w:rFonts w:eastAsia="MS Mincho"/>
          <w:bCs/>
        </w:rPr>
        <w:t xml:space="preserve"> shows that the coercive field becomes stabilized below 150 K, in contrast to the commonly expected monotonic increase of </w:t>
      </w:r>
      <w:proofErr w:type="spellStart"/>
      <w:r w:rsidRPr="001E0E75">
        <w:rPr>
          <w:rFonts w:eastAsia="MS Mincho"/>
          <w:bCs/>
        </w:rPr>
        <w:t>Ec</w:t>
      </w:r>
      <w:proofErr w:type="spellEnd"/>
      <w:r w:rsidRPr="001E0E75">
        <w:rPr>
          <w:rFonts w:eastAsia="MS Mincho"/>
          <w:bCs/>
        </w:rPr>
        <w:t xml:space="preserve"> upon cooling in </w:t>
      </w:r>
      <w:proofErr w:type="spellStart"/>
      <w:r w:rsidRPr="001E0E75">
        <w:rPr>
          <w:rFonts w:eastAsia="MS Mincho"/>
          <w:bCs/>
        </w:rPr>
        <w:t>AlScN</w:t>
      </w:r>
      <w:proofErr w:type="spellEnd"/>
      <w:r w:rsidRPr="001E0E75">
        <w:rPr>
          <w:rFonts w:eastAsia="MS Mincho"/>
          <w:bCs/>
        </w:rPr>
        <w:t xml:space="preserve"> </w:t>
      </w:r>
      <w:proofErr w:type="spellStart"/>
      <w:r w:rsidRPr="001E0E75">
        <w:rPr>
          <w:rFonts w:eastAsia="MS Mincho"/>
          <w:bCs/>
        </w:rPr>
        <w:t>FeCap</w:t>
      </w:r>
      <w:proofErr w:type="spellEnd"/>
      <w:r w:rsidRPr="001E0E75">
        <w:rPr>
          <w:rFonts w:eastAsia="MS Mincho"/>
          <w:bCs/>
        </w:rPr>
        <w:t xml:space="preserve"> operation</w:t>
      </w:r>
      <w:r w:rsidR="00881383">
        <w:rPr>
          <w:rFonts w:eastAsia="MS Mincho"/>
          <w:bCs/>
        </w:rPr>
        <w:t xml:space="preserve"> [3]</w:t>
      </w:r>
      <w:r w:rsidRPr="001E0E75">
        <w:rPr>
          <w:rFonts w:eastAsia="MS Mincho"/>
          <w:bCs/>
        </w:rPr>
        <w:t xml:space="preserve">. </w:t>
      </w:r>
      <w:r w:rsidR="00881383" w:rsidRPr="00881383">
        <w:rPr>
          <w:rFonts w:eastAsia="MS Mincho"/>
          <w:bCs/>
        </w:rPr>
        <w:t xml:space="preserve">This low-temperature stabilization suggests that switching in the ultrathin heterostructure is no longer governed solely by thermally activated domain nucleation. As thermal activation is progressively suppressed, the switching field may approach an interface- and field-controlled limit determined by the ultrathin </w:t>
      </w:r>
      <w:proofErr w:type="spellStart"/>
      <w:r w:rsidR="00881383" w:rsidRPr="00881383">
        <w:rPr>
          <w:rFonts w:eastAsia="MS Mincho"/>
          <w:bCs/>
        </w:rPr>
        <w:t>AlScN</w:t>
      </w:r>
      <w:proofErr w:type="spellEnd"/>
      <w:r w:rsidR="00881383" w:rsidRPr="00881383">
        <w:rPr>
          <w:rFonts w:eastAsia="MS Mincho"/>
          <w:bCs/>
        </w:rPr>
        <w:t xml:space="preserve"> layer, electrostatic boundary conditions, and symmetric </w:t>
      </w:r>
      <w:proofErr w:type="spellStart"/>
      <w:r w:rsidR="00881383" w:rsidRPr="00881383">
        <w:rPr>
          <w:rFonts w:eastAsia="MS Mincho"/>
          <w:bCs/>
        </w:rPr>
        <w:t>AlN</w:t>
      </w:r>
      <w:proofErr w:type="spellEnd"/>
      <w:r w:rsidR="00881383" w:rsidRPr="00881383">
        <w:rPr>
          <w:rFonts w:eastAsia="MS Mincho"/>
          <w:bCs/>
        </w:rPr>
        <w:t xml:space="preserve"> interfaces. This interpretation is consistent with the preserved hysteretic DC and AC switching from 400 K to 14 K in </w:t>
      </w:r>
      <w:r w:rsidR="00881383" w:rsidRPr="00881383">
        <w:rPr>
          <w:rFonts w:eastAsia="MS Mincho"/>
          <w:b/>
        </w:rPr>
        <w:t>Figs. 4</w:t>
      </w:r>
      <w:r w:rsidR="00881383" w:rsidRPr="00881383">
        <w:rPr>
          <w:rFonts w:eastAsia="MS Mincho"/>
          <w:bCs/>
        </w:rPr>
        <w:t xml:space="preserve"> and </w:t>
      </w:r>
      <w:r w:rsidR="00881383" w:rsidRPr="00881383">
        <w:rPr>
          <w:rFonts w:eastAsia="MS Mincho"/>
          <w:b/>
        </w:rPr>
        <w:t>5</w:t>
      </w:r>
      <w:r w:rsidR="00881383" w:rsidRPr="00881383">
        <w:rPr>
          <w:rFonts w:eastAsia="MS Mincho"/>
          <w:bCs/>
        </w:rPr>
        <w:t xml:space="preserve">, the maintained capacitance hysteresis in </w:t>
      </w:r>
      <w:r w:rsidR="00881383" w:rsidRPr="00881383">
        <w:rPr>
          <w:rFonts w:eastAsia="MS Mincho"/>
          <w:b/>
        </w:rPr>
        <w:t>Fig. 6</w:t>
      </w:r>
      <w:r w:rsidR="00881383" w:rsidRPr="00881383">
        <w:rPr>
          <w:rFonts w:eastAsia="MS Mincho"/>
          <w:bCs/>
        </w:rPr>
        <w:t xml:space="preserve">, and the weak temperature dependence of </w:t>
      </w:r>
      <w:proofErr w:type="spellStart"/>
      <w:r w:rsidR="00881383" w:rsidRPr="00881383">
        <w:rPr>
          <w:rFonts w:eastAsia="MS Mincho"/>
          <w:b/>
        </w:rPr>
        <w:t>Ec</w:t>
      </w:r>
      <w:proofErr w:type="spellEnd"/>
      <w:r w:rsidR="00881383" w:rsidRPr="00881383">
        <w:rPr>
          <w:rFonts w:eastAsia="MS Mincho"/>
          <w:bCs/>
        </w:rPr>
        <w:t xml:space="preserve"> below approximately 150 K in </w:t>
      </w:r>
      <w:r w:rsidR="00881383" w:rsidRPr="00881383">
        <w:rPr>
          <w:rFonts w:eastAsia="MS Mincho"/>
          <w:b/>
        </w:rPr>
        <w:t>Fig. 7</w:t>
      </w:r>
      <w:r w:rsidR="00881383" w:rsidRPr="00881383">
        <w:rPr>
          <w:rFonts w:eastAsia="MS Mincho"/>
          <w:bCs/>
        </w:rPr>
        <w:t xml:space="preserve">. Such behavior prevents an excessive increase in programming voltage at cryogenic temperature and distinguishes the scaled heterostructure from thicker </w:t>
      </w:r>
      <w:proofErr w:type="spellStart"/>
      <w:r w:rsidR="00881383" w:rsidRPr="00881383">
        <w:rPr>
          <w:rFonts w:eastAsia="MS Mincho"/>
          <w:bCs/>
        </w:rPr>
        <w:t>AlScN</w:t>
      </w:r>
      <w:proofErr w:type="spellEnd"/>
      <w:r w:rsidR="00881383" w:rsidRPr="00881383">
        <w:rPr>
          <w:rFonts w:eastAsia="MS Mincho"/>
          <w:bCs/>
        </w:rPr>
        <w:t xml:space="preserve"> capacitors.</w:t>
      </w:r>
    </w:p>
    <w:p w14:paraId="70488722" w14:textId="1814DDAB" w:rsidR="001E0E75" w:rsidRPr="001E0E75" w:rsidRDefault="001E0E75" w:rsidP="004864B6">
      <w:pPr>
        <w:spacing w:before="100" w:beforeAutospacing="1" w:after="100" w:afterAutospacing="1"/>
        <w:ind w:firstLine="216"/>
        <w:contextualSpacing/>
        <w:jc w:val="both"/>
        <w:rPr>
          <w:rFonts w:eastAsia="MS Mincho"/>
          <w:bCs/>
        </w:rPr>
      </w:pPr>
      <w:r w:rsidRPr="001E0E75">
        <w:rPr>
          <w:rFonts w:eastAsia="MS Mincho"/>
          <w:bCs/>
        </w:rPr>
        <w:t xml:space="preserve">The scaled 6 nm device maintains an ON/OFF ratio larger than 2 across the full measured temperature range, with a 14 K coercive field of approximately </w:t>
      </w:r>
      <w:r w:rsidR="00312FA3">
        <w:rPr>
          <w:rFonts w:eastAsia="MS Mincho"/>
          <w:bCs/>
        </w:rPr>
        <w:t>5.4</w:t>
      </w:r>
      <w:r w:rsidRPr="001E0E75">
        <w:rPr>
          <w:rFonts w:eastAsia="MS Mincho"/>
          <w:bCs/>
        </w:rPr>
        <w:t xml:space="preserve"> MV/cm from DC measurements. PUND measurements further verify switchable polarization: the 20 nm device shows saturated switching</w:t>
      </w:r>
      <w:r w:rsidR="00312FA3">
        <w:rPr>
          <w:rFonts w:eastAsia="MS Mincho"/>
          <w:bCs/>
        </w:rPr>
        <w:t xml:space="preserve"> with an </w:t>
      </w:r>
      <w:r w:rsidR="00312FA3" w:rsidRPr="001E0E75">
        <w:rPr>
          <w:rFonts w:eastAsia="MS Mincho"/>
          <w:bCs/>
        </w:rPr>
        <w:t>extracted 2P</w:t>
      </w:r>
      <w:r w:rsidR="00312FA3" w:rsidRPr="00312FA3">
        <w:rPr>
          <w:rFonts w:eastAsia="MS Mincho"/>
          <w:bCs/>
          <w:vertAlign w:val="subscript"/>
        </w:rPr>
        <w:t>r</w:t>
      </w:r>
      <w:r w:rsidR="00312FA3" w:rsidRPr="001E0E75">
        <w:rPr>
          <w:rFonts w:eastAsia="MS Mincho"/>
          <w:bCs/>
        </w:rPr>
        <w:t xml:space="preserve"> of </w:t>
      </w:r>
      <w:r w:rsidR="00312FA3">
        <w:rPr>
          <w:rFonts w:eastAsia="MS Mincho"/>
          <w:bCs/>
        </w:rPr>
        <w:t>23</w:t>
      </w:r>
      <w:r w:rsidR="00312FA3" w:rsidRPr="001E0E75">
        <w:rPr>
          <w:rFonts w:eastAsia="MS Mincho"/>
          <w:bCs/>
        </w:rPr>
        <w:t>0 µC/cm²</w:t>
      </w:r>
      <w:r w:rsidR="00312FA3">
        <w:rPr>
          <w:rFonts w:eastAsia="MS Mincho"/>
          <w:bCs/>
        </w:rPr>
        <w:t>,</w:t>
      </w:r>
      <w:r w:rsidR="00312FA3" w:rsidRPr="001E0E75">
        <w:rPr>
          <w:rFonts w:eastAsia="MS Mincho"/>
          <w:bCs/>
        </w:rPr>
        <w:t xml:space="preserve"> </w:t>
      </w:r>
      <w:r w:rsidRPr="001E0E75">
        <w:rPr>
          <w:rFonts w:eastAsia="MS Mincho"/>
          <w:bCs/>
        </w:rPr>
        <w:t xml:space="preserve">and the 6 nm device shows leakage-suppressed triangular PUND switching at 100 kHz, as shown in </w:t>
      </w:r>
      <w:r w:rsidRPr="00312FA3">
        <w:rPr>
          <w:rFonts w:eastAsia="MS Mincho"/>
          <w:b/>
        </w:rPr>
        <w:t>Figs. 8</w:t>
      </w:r>
      <w:r w:rsidRPr="001E0E75">
        <w:rPr>
          <w:rFonts w:eastAsia="MS Mincho"/>
          <w:bCs/>
        </w:rPr>
        <w:t xml:space="preserve"> and </w:t>
      </w:r>
      <w:r w:rsidRPr="00312FA3">
        <w:rPr>
          <w:rFonts w:eastAsia="MS Mincho"/>
          <w:b/>
        </w:rPr>
        <w:t>9</w:t>
      </w:r>
      <w:r w:rsidRPr="001E0E75">
        <w:rPr>
          <w:rFonts w:eastAsia="MS Mincho"/>
          <w:bCs/>
        </w:rPr>
        <w:t>. The breakdown field reaches approximately 11.5 MV/cm under 10 kHz operation</w:t>
      </w:r>
      <w:r w:rsidR="00312FA3">
        <w:rPr>
          <w:rFonts w:eastAsia="MS Mincho"/>
          <w:bCs/>
        </w:rPr>
        <w:t xml:space="preserve"> in </w:t>
      </w:r>
      <w:r w:rsidR="00312FA3" w:rsidRPr="00312FA3">
        <w:rPr>
          <w:rFonts w:eastAsia="MS Mincho"/>
          <w:b/>
        </w:rPr>
        <w:t>Fig. 10</w:t>
      </w:r>
      <w:r w:rsidRPr="001E0E75">
        <w:rPr>
          <w:rFonts w:eastAsia="MS Mincho"/>
          <w:bCs/>
        </w:rPr>
        <w:t xml:space="preserve">, supporting reliable operation in the ultrathin heterostructure. </w:t>
      </w:r>
    </w:p>
    <w:p w14:paraId="2975244E" w14:textId="1E1C2F0A" w:rsidR="001E0E75" w:rsidRPr="001E0E75" w:rsidRDefault="001E0E75" w:rsidP="004864B6">
      <w:pPr>
        <w:spacing w:before="100" w:beforeAutospacing="1" w:after="100" w:afterAutospacing="1"/>
        <w:ind w:firstLine="216"/>
        <w:contextualSpacing/>
        <w:jc w:val="both"/>
        <w:rPr>
          <w:rFonts w:eastAsia="MS Mincho"/>
          <w:bCs/>
        </w:rPr>
      </w:pPr>
      <w:r w:rsidRPr="001E0E75">
        <w:rPr>
          <w:rFonts w:eastAsia="MS Mincho"/>
          <w:bCs/>
        </w:rPr>
        <w:t xml:space="preserve">The reliability of the polarization and readout states is further confirmed in </w:t>
      </w:r>
      <w:r w:rsidRPr="00312FA3">
        <w:rPr>
          <w:rFonts w:eastAsia="MS Mincho"/>
          <w:b/>
        </w:rPr>
        <w:t>Fig. 11</w:t>
      </w:r>
      <w:r w:rsidRPr="001E0E75">
        <w:rPr>
          <w:rFonts w:eastAsia="MS Mincho"/>
          <w:bCs/>
        </w:rPr>
        <w:t>. The 6 nm junction shows long retention at 85 °C with clearly separated HRS and LRS states, while endurance measurements show that 2P</w:t>
      </w:r>
      <w:r w:rsidRPr="00312FA3">
        <w:rPr>
          <w:rFonts w:eastAsia="MS Mincho"/>
          <w:bCs/>
          <w:vertAlign w:val="subscript"/>
        </w:rPr>
        <w:t>r</w:t>
      </w:r>
      <w:r w:rsidRPr="001E0E75">
        <w:rPr>
          <w:rFonts w:eastAsia="MS Mincho"/>
          <w:bCs/>
        </w:rPr>
        <w:t xml:space="preserve"> remains nearly unchanged until hard breakdown. The ON/OFF ratio also remains stable during cycling, and the DC J–V evolution </w:t>
      </w:r>
      <w:r w:rsidRPr="001E0E75">
        <w:rPr>
          <w:rFonts w:eastAsia="MS Mincho"/>
          <w:bCs/>
        </w:rPr>
        <w:lastRenderedPageBreak/>
        <w:t xml:space="preserve">indicates that repeated switching does not gradually collapse the resistance window before failure. These results verify that the ultrathin junction preserves both ferroelectric polarization and nonvolatile resistance readout under electrical stress. </w:t>
      </w:r>
    </w:p>
    <w:p w14:paraId="0DFE8F0B" w14:textId="6750F833" w:rsidR="001E0E75" w:rsidRPr="001E0E75" w:rsidRDefault="001E0E75" w:rsidP="004864B6">
      <w:pPr>
        <w:spacing w:before="100" w:beforeAutospacing="1" w:after="100" w:afterAutospacing="1"/>
        <w:ind w:firstLine="216"/>
        <w:contextualSpacing/>
        <w:jc w:val="both"/>
        <w:rPr>
          <w:rFonts w:eastAsia="MS Mincho"/>
          <w:bCs/>
        </w:rPr>
      </w:pPr>
      <w:r w:rsidRPr="001E0E75">
        <w:rPr>
          <w:rFonts w:eastAsia="MS Mincho"/>
          <w:bCs/>
        </w:rPr>
        <w:t xml:space="preserve">The best device performance is summarized in </w:t>
      </w:r>
      <w:r w:rsidRPr="00312FA3">
        <w:rPr>
          <w:rFonts w:eastAsia="MS Mincho"/>
          <w:b/>
        </w:rPr>
        <w:t>Fig. 3</w:t>
      </w:r>
      <w:r w:rsidRPr="001E0E75">
        <w:rPr>
          <w:rFonts w:eastAsia="MS Mincho"/>
          <w:bCs/>
        </w:rPr>
        <w:t xml:space="preserve">. At 14 K, the 6 nm junction shows fast switching with a 50 ns FWHM pulse and an extracted switching energy density of 160 </w:t>
      </w:r>
      <w:proofErr w:type="spellStart"/>
      <w:r w:rsidRPr="001E0E75">
        <w:rPr>
          <w:rFonts w:eastAsia="MS Mincho"/>
          <w:bCs/>
        </w:rPr>
        <w:t>pJ</w:t>
      </w:r>
      <w:proofErr w:type="spellEnd"/>
      <w:r w:rsidRPr="001E0E75">
        <w:rPr>
          <w:rFonts w:eastAsia="MS Mincho"/>
          <w:bCs/>
        </w:rPr>
        <w:t xml:space="preserve">/µm², corresponding to a projected approximately 0.2–0.26 </w:t>
      </w:r>
      <w:proofErr w:type="spellStart"/>
      <w:r w:rsidRPr="001E0E75">
        <w:rPr>
          <w:rFonts w:eastAsia="MS Mincho"/>
          <w:bCs/>
        </w:rPr>
        <w:t>pJ</w:t>
      </w:r>
      <w:proofErr w:type="spellEnd"/>
      <w:r w:rsidRPr="001E0E75">
        <w:rPr>
          <w:rFonts w:eastAsia="MS Mincho"/>
          <w:bCs/>
        </w:rPr>
        <w:t xml:space="preserve"> per cell at a 40 nm node</w:t>
      </w:r>
      <w:r w:rsidR="00E752E4">
        <w:rPr>
          <w:rFonts w:eastAsia="MS Mincho"/>
          <w:bCs/>
        </w:rPr>
        <w:t xml:space="preserve"> [10]</w:t>
      </w:r>
      <w:r w:rsidRPr="001E0E75">
        <w:rPr>
          <w:rFonts w:eastAsia="MS Mincho"/>
          <w:bCs/>
        </w:rPr>
        <w:t xml:space="preserve">. The benchmark in </w:t>
      </w:r>
      <w:r w:rsidRPr="00312FA3">
        <w:rPr>
          <w:rFonts w:eastAsia="MS Mincho"/>
          <w:b/>
        </w:rPr>
        <w:t>Fig. 3e</w:t>
      </w:r>
      <w:r w:rsidRPr="001E0E75">
        <w:rPr>
          <w:rFonts w:eastAsia="MS Mincho"/>
          <w:bCs/>
        </w:rPr>
        <w:t xml:space="preserve"> </w:t>
      </w:r>
      <w:r w:rsidR="0045710A">
        <w:rPr>
          <w:rFonts w:eastAsia="MS Mincho"/>
          <w:bCs/>
        </w:rPr>
        <w:t xml:space="preserve">[3-9] </w:t>
      </w:r>
      <w:r w:rsidRPr="001E0E75">
        <w:rPr>
          <w:rFonts w:eastAsia="MS Mincho"/>
          <w:bCs/>
        </w:rPr>
        <w:t>further shows that this all-nitride platform provides large cryogenic polarization tuning at low voltage, distinguishing it from thicker nitride capacitors and oxide ferroelectric devices.</w:t>
      </w:r>
    </w:p>
    <w:p w14:paraId="23B9961B" w14:textId="51FD6E02" w:rsidR="00F30FD8" w:rsidRPr="007A1B2E" w:rsidRDefault="008C3709" w:rsidP="00106338">
      <w:pPr>
        <w:pStyle w:val="Heading1"/>
        <w:framePr w:wrap="around"/>
      </w:pPr>
      <w:r>
        <w:t>S</w:t>
      </w:r>
      <w:r w:rsidRPr="008C3709">
        <w:t xml:space="preserve">imulation and transport mechanism </w:t>
      </w:r>
    </w:p>
    <w:p w14:paraId="7DFB331F" w14:textId="77777777" w:rsidR="00106338" w:rsidRDefault="00106338" w:rsidP="004864B6">
      <w:pPr>
        <w:spacing w:before="100" w:beforeAutospacing="1" w:after="100" w:afterAutospacing="1"/>
        <w:ind w:firstLine="216"/>
        <w:contextualSpacing/>
        <w:jc w:val="both"/>
        <w:rPr>
          <w:ins w:id="1" w:author="Zekun" w:date="2026-07-12T14:09:00Z" w16du:dateUtc="2026-07-12T18:09:00Z"/>
          <w:rFonts w:eastAsia="MS Mincho"/>
          <w:bCs/>
        </w:rPr>
      </w:pPr>
    </w:p>
    <w:p w14:paraId="16875E77" w14:textId="77777777" w:rsidR="00106338" w:rsidRDefault="00106338" w:rsidP="004864B6">
      <w:pPr>
        <w:spacing w:before="100" w:beforeAutospacing="1" w:after="100" w:afterAutospacing="1"/>
        <w:ind w:firstLine="216"/>
        <w:contextualSpacing/>
        <w:jc w:val="both"/>
        <w:rPr>
          <w:ins w:id="2" w:author="Zekun" w:date="2026-07-12T14:09:00Z" w16du:dateUtc="2026-07-12T18:09:00Z"/>
          <w:rFonts w:eastAsia="MS Mincho"/>
          <w:bCs/>
        </w:rPr>
      </w:pPr>
    </w:p>
    <w:p w14:paraId="344F1578" w14:textId="7DD95B10" w:rsidR="008C3709" w:rsidRPr="008C3709" w:rsidRDefault="008C3709" w:rsidP="004864B6">
      <w:pPr>
        <w:spacing w:before="100" w:beforeAutospacing="1" w:after="100" w:afterAutospacing="1"/>
        <w:ind w:firstLine="216"/>
        <w:contextualSpacing/>
        <w:jc w:val="both"/>
        <w:rPr>
          <w:rFonts w:eastAsia="MS Mincho"/>
          <w:bCs/>
        </w:rPr>
      </w:pPr>
      <w:r w:rsidRPr="008C3709">
        <w:rPr>
          <w:rFonts w:eastAsia="MS Mincho"/>
          <w:bCs/>
        </w:rPr>
        <w:t xml:space="preserve">To identify the cryogenic readout mechanism, we measured temperature- and field-dependent DC transport in both resistance states of the 6 nm </w:t>
      </w:r>
      <w:proofErr w:type="spellStart"/>
      <w:r w:rsidRPr="008C3709">
        <w:rPr>
          <w:rFonts w:eastAsia="MS Mincho"/>
          <w:bCs/>
        </w:rPr>
        <w:t>AlN</w:t>
      </w:r>
      <w:proofErr w:type="spellEnd"/>
      <w:r w:rsidRPr="008C3709">
        <w:rPr>
          <w:rFonts w:eastAsia="MS Mincho"/>
          <w:bCs/>
        </w:rPr>
        <w:t>/</w:t>
      </w:r>
      <w:proofErr w:type="spellStart"/>
      <w:r w:rsidRPr="008C3709">
        <w:rPr>
          <w:rFonts w:eastAsia="MS Mincho"/>
          <w:bCs/>
        </w:rPr>
        <w:t>AlScN</w:t>
      </w:r>
      <w:proofErr w:type="spellEnd"/>
      <w:r w:rsidRPr="008C3709">
        <w:rPr>
          <w:rFonts w:eastAsia="MS Mincho"/>
          <w:bCs/>
        </w:rPr>
        <w:t>/</w:t>
      </w:r>
      <w:proofErr w:type="spellStart"/>
      <w:r w:rsidRPr="008C3709">
        <w:rPr>
          <w:rFonts w:eastAsia="MS Mincho"/>
          <w:bCs/>
        </w:rPr>
        <w:t>AlN</w:t>
      </w:r>
      <w:proofErr w:type="spellEnd"/>
      <w:r w:rsidRPr="008C3709">
        <w:rPr>
          <w:rFonts w:eastAsia="MS Mincho"/>
          <w:bCs/>
        </w:rPr>
        <w:t xml:space="preserve"> junction, using </w:t>
      </w:r>
      <w:proofErr w:type="spellStart"/>
      <w:r w:rsidRPr="008C3709">
        <w:rPr>
          <w:rFonts w:eastAsia="MS Mincho"/>
          <w:bCs/>
        </w:rPr>
        <w:t>E</w:t>
      </w:r>
      <w:r w:rsidRPr="001A3815">
        <w:rPr>
          <w:rFonts w:eastAsia="MS Mincho"/>
          <w:bCs/>
          <w:vertAlign w:val="subscript"/>
        </w:rPr>
        <w:t>avg</w:t>
      </w:r>
      <w:proofErr w:type="spellEnd"/>
      <w:r w:rsidRPr="008C3709">
        <w:rPr>
          <w:rFonts w:eastAsia="MS Mincho"/>
          <w:bCs/>
        </w:rPr>
        <w:t xml:space="preserve"> = V/d as the average applied field. The read current does not follow a purely thermally activated mechanism. Instead, </w:t>
      </w:r>
      <w:r w:rsidRPr="001A3815">
        <w:rPr>
          <w:rFonts w:eastAsia="MS Mincho"/>
          <w:b/>
        </w:rPr>
        <w:t>Fig. 13</w:t>
      </w:r>
      <w:r w:rsidRPr="008C3709">
        <w:rPr>
          <w:rFonts w:eastAsia="MS Mincho"/>
          <w:bCs/>
        </w:rPr>
        <w:t xml:space="preserve"> shows that both states approach a weakly temperature-dependent current floor at low temperature</w:t>
      </w:r>
      <w:r w:rsidR="001A3815">
        <w:rPr>
          <w:rFonts w:eastAsia="MS Mincho"/>
          <w:bCs/>
        </w:rPr>
        <w:t xml:space="preserve"> (&lt;200 K)</w:t>
      </w:r>
      <w:r w:rsidRPr="008C3709">
        <w:rPr>
          <w:rFonts w:eastAsia="MS Mincho"/>
          <w:bCs/>
        </w:rPr>
        <w:t xml:space="preserve">, while the LRS gains additional thermal assistance at higher temperature. This indicates that cryogenic readout is dominated by tunneling with only weak thermal activation. </w:t>
      </w:r>
    </w:p>
    <w:p w14:paraId="58F76499" w14:textId="3C217D48" w:rsidR="008C3709" w:rsidRPr="008C3709" w:rsidRDefault="008C3709" w:rsidP="004864B6">
      <w:pPr>
        <w:spacing w:before="100" w:beforeAutospacing="1" w:after="100" w:afterAutospacing="1"/>
        <w:ind w:firstLine="216"/>
        <w:contextualSpacing/>
        <w:jc w:val="both"/>
        <w:rPr>
          <w:rFonts w:eastAsia="MS Mincho"/>
          <w:bCs/>
        </w:rPr>
      </w:pPr>
      <w:r w:rsidRPr="008C3709">
        <w:rPr>
          <w:rFonts w:eastAsia="MS Mincho"/>
          <w:bCs/>
        </w:rPr>
        <w:t xml:space="preserve">The mechanism is modeled as local trap-assisted tunneling through a polarization-modulated </w:t>
      </w:r>
      <w:proofErr w:type="spellStart"/>
      <w:r w:rsidRPr="008C3709">
        <w:rPr>
          <w:rFonts w:eastAsia="MS Mincho"/>
          <w:bCs/>
        </w:rPr>
        <w:t>AlN</w:t>
      </w:r>
      <w:proofErr w:type="spellEnd"/>
      <w:r w:rsidRPr="008C3709">
        <w:rPr>
          <w:rFonts w:eastAsia="MS Mincho"/>
          <w:bCs/>
        </w:rPr>
        <w:t>/</w:t>
      </w:r>
      <w:proofErr w:type="spellStart"/>
      <w:r w:rsidRPr="008C3709">
        <w:rPr>
          <w:rFonts w:eastAsia="MS Mincho"/>
          <w:bCs/>
        </w:rPr>
        <w:t>AlScN</w:t>
      </w:r>
      <w:proofErr w:type="spellEnd"/>
      <w:r w:rsidRPr="008C3709">
        <w:rPr>
          <w:rFonts w:eastAsia="MS Mincho"/>
          <w:bCs/>
        </w:rPr>
        <w:t xml:space="preserve"> interface barrier. As illustrated in </w:t>
      </w:r>
      <w:r w:rsidRPr="001A3815">
        <w:rPr>
          <w:rFonts w:eastAsia="MS Mincho"/>
          <w:b/>
        </w:rPr>
        <w:t>Fig. 12</w:t>
      </w:r>
      <w:r w:rsidRPr="008C3709">
        <w:rPr>
          <w:rFonts w:eastAsia="MS Mincho"/>
          <w:bCs/>
        </w:rPr>
        <w:t xml:space="preserve">, polarization changes the local barrier profile, while the applied read field lowers and narrows the defect-saddle barrier, reducing the WKB escape distance to approximately 1–2 nm. Using an effective trap activation energy of approximately 0.7 eV, the same local WKB framework reproduces both the temperature-dependent current and the field-dependent sweep data in </w:t>
      </w:r>
      <w:r w:rsidRPr="001A3815">
        <w:rPr>
          <w:rFonts w:eastAsia="MS Mincho"/>
          <w:b/>
        </w:rPr>
        <w:t>Figs. 13</w:t>
      </w:r>
      <w:r w:rsidRPr="008C3709">
        <w:rPr>
          <w:rFonts w:eastAsia="MS Mincho"/>
          <w:bCs/>
        </w:rPr>
        <w:t xml:space="preserve"> and </w:t>
      </w:r>
      <w:r w:rsidRPr="001A3815">
        <w:rPr>
          <w:rFonts w:eastAsia="MS Mincho"/>
          <w:b/>
        </w:rPr>
        <w:t>15</w:t>
      </w:r>
      <w:r w:rsidRPr="008C3709">
        <w:rPr>
          <w:rFonts w:eastAsia="MS Mincho"/>
          <w:bCs/>
        </w:rPr>
        <w:t>. DFT calculations further show that nitrogen-vacancy-related trap depths fall within this energy window, supporting the physical origin of the fitted trap level</w:t>
      </w:r>
      <w:r w:rsidR="005C0AD3">
        <w:rPr>
          <w:rFonts w:eastAsia="MS Mincho"/>
          <w:bCs/>
        </w:rPr>
        <w:t xml:space="preserve"> [11]</w:t>
      </w:r>
      <w:r w:rsidRPr="008C3709">
        <w:rPr>
          <w:rFonts w:eastAsia="MS Mincho"/>
          <w:bCs/>
        </w:rPr>
        <w:t xml:space="preserve"> in </w:t>
      </w:r>
      <w:r w:rsidRPr="001A3815">
        <w:rPr>
          <w:rFonts w:eastAsia="MS Mincho"/>
          <w:b/>
        </w:rPr>
        <w:t>Fig. 14a</w:t>
      </w:r>
      <w:r w:rsidRPr="008C3709">
        <w:rPr>
          <w:rFonts w:eastAsia="MS Mincho"/>
          <w:bCs/>
        </w:rPr>
        <w:t xml:space="preserve">. </w:t>
      </w:r>
    </w:p>
    <w:p w14:paraId="25DB30C7" w14:textId="77777777" w:rsidR="008C3709" w:rsidRPr="008C3709" w:rsidRDefault="008C3709" w:rsidP="004864B6">
      <w:pPr>
        <w:spacing w:before="100" w:beforeAutospacing="1" w:after="100" w:afterAutospacing="1"/>
        <w:ind w:firstLine="216"/>
        <w:contextualSpacing/>
        <w:jc w:val="both"/>
        <w:rPr>
          <w:rFonts w:eastAsia="MS Mincho"/>
          <w:bCs/>
        </w:rPr>
      </w:pPr>
      <w:r w:rsidRPr="008C3709">
        <w:rPr>
          <w:rFonts w:eastAsia="MS Mincho"/>
          <w:bCs/>
        </w:rPr>
        <w:t xml:space="preserve">Control comparisons rule out simpler transport pictures. Full-stack direct tunneling across the entire 6 nm barrier underestimates the measured current by approximately 15 orders of magnitude, while localized 1–2 nm barriers match the experimental current scale, as shown in </w:t>
      </w:r>
      <w:r w:rsidRPr="001A3815">
        <w:rPr>
          <w:rFonts w:eastAsia="MS Mincho"/>
          <w:b/>
        </w:rPr>
        <w:t>Fig. 14b</w:t>
      </w:r>
      <w:r w:rsidRPr="008C3709">
        <w:rPr>
          <w:rFonts w:eastAsia="MS Mincho"/>
          <w:bCs/>
        </w:rPr>
        <w:t xml:space="preserve">. Classical Poole–Frenkel emission is also insufficient, since the extracted field slope would imply an unphysical apparent permittivity far above the optical permittivity, although the measured field dependence remains PF-like in form. Therefore, the readout is best described as polarization-controlled local trap-assisted defect-saddle/WKB tunneling with weak thermal assistance, providing a mechanism consistent with the measured current scale, temperature dependence, and field dependence. </w:t>
      </w:r>
    </w:p>
    <w:p w14:paraId="76130D48" w14:textId="5D8C57B3" w:rsidR="00F30FD8" w:rsidRDefault="001A3815" w:rsidP="00106338">
      <w:pPr>
        <w:pStyle w:val="Heading1"/>
        <w:framePr w:wrap="around"/>
      </w:pPr>
      <w:r w:rsidRPr="001A3815">
        <w:t xml:space="preserve">Multilevel conductance and qubit-error-decoding VMM </w:t>
      </w:r>
    </w:p>
    <w:p w14:paraId="0985D5AE" w14:textId="77777777" w:rsidR="0068453B" w:rsidRPr="0068453B" w:rsidRDefault="0068453B" w:rsidP="004864B6">
      <w:pPr>
        <w:spacing w:before="100" w:beforeAutospacing="1" w:after="100" w:afterAutospacing="1"/>
        <w:ind w:firstLine="216"/>
        <w:contextualSpacing/>
        <w:jc w:val="both"/>
        <w:rPr>
          <w:rFonts w:eastAsia="MS Mincho"/>
          <w:bCs/>
        </w:rPr>
      </w:pPr>
      <w:r w:rsidRPr="0068453B">
        <w:rPr>
          <w:rFonts w:eastAsia="MS Mincho"/>
          <w:bCs/>
        </w:rPr>
        <w:t xml:space="preserve">Finally, we use the cryogenic conductance states of the 6 nm junction as programmable analog weights for vector–matrix multiplication. Continuous pulse programming produces reversible potentiation and depression, showing potential for </w:t>
      </w:r>
      <w:r w:rsidRPr="0068453B">
        <w:rPr>
          <w:rFonts w:eastAsia="MS Mincho"/>
          <w:bCs/>
        </w:rPr>
        <w:t xml:space="preserve">neuromorphic analog memory, while four-state retention confirms nonvolatile multibit conductance storage at a read voltage of −1.5 V, as shown in </w:t>
      </w:r>
      <w:r w:rsidRPr="0068453B">
        <w:rPr>
          <w:rFonts w:eastAsia="MS Mincho"/>
          <w:b/>
        </w:rPr>
        <w:t>Fig. 16</w:t>
      </w:r>
      <w:r w:rsidRPr="0068453B">
        <w:rPr>
          <w:rFonts w:eastAsia="MS Mincho"/>
          <w:bCs/>
        </w:rPr>
        <w:t xml:space="preserve">. Sequential up/down pulse trains further generate repeatable multilevel conductance trajectories, enabling measured-device-based weight mapping for analog VMM, as shown in </w:t>
      </w:r>
      <w:r w:rsidRPr="0068453B">
        <w:rPr>
          <w:rFonts w:eastAsia="MS Mincho"/>
          <w:b/>
        </w:rPr>
        <w:t>Fig. 17</w:t>
      </w:r>
      <w:r w:rsidRPr="0068453B">
        <w:rPr>
          <w:rFonts w:eastAsia="MS Mincho"/>
          <w:bCs/>
        </w:rPr>
        <w:t xml:space="preserve">. </w:t>
      </w:r>
    </w:p>
    <w:p w14:paraId="6E631BD8" w14:textId="6711BDF4" w:rsidR="0068453B" w:rsidRPr="0068453B" w:rsidRDefault="0068453B" w:rsidP="004864B6">
      <w:pPr>
        <w:spacing w:before="100" w:beforeAutospacing="1" w:after="100" w:afterAutospacing="1"/>
        <w:ind w:firstLine="216"/>
        <w:contextualSpacing/>
        <w:jc w:val="both"/>
        <w:rPr>
          <w:rFonts w:eastAsia="MS Mincho"/>
          <w:bCs/>
        </w:rPr>
      </w:pPr>
      <w:r w:rsidRPr="0068453B">
        <w:rPr>
          <w:rFonts w:eastAsia="MS Mincho"/>
          <w:bCs/>
        </w:rPr>
        <w:t xml:space="preserve">To demonstrate relevance for cryogenic quantum control, the measured conductance states are mapped to a repetition-code syndrome decoder. Adjacent parity-check syndromes are encoded as VMM inputs, x = [bias, s1, s2, …], and the programmed conductance matrix produces correction-output scores corresponding to no error or a single-qubit flip, as illustrated in </w:t>
      </w:r>
      <w:r w:rsidRPr="00881383">
        <w:rPr>
          <w:rFonts w:eastAsia="MS Mincho"/>
          <w:b/>
        </w:rPr>
        <w:t>Fig. 18</w:t>
      </w:r>
      <w:r w:rsidRPr="0068453B">
        <w:rPr>
          <w:rFonts w:eastAsia="MS Mincho"/>
          <w:bCs/>
        </w:rPr>
        <w:t xml:space="preserve">. Signed weights are implemented using differential conductance pairs, G+ − G−, and measured run-to-run conductance variation is included with a 20% write-verify residual and 3% read noise. Importantly, the decoder uses only </w:t>
      </w:r>
      <w:r>
        <w:rPr>
          <w:rFonts w:eastAsia="MS Mincho"/>
          <w:bCs/>
        </w:rPr>
        <w:t>four</w:t>
      </w:r>
      <w:r w:rsidRPr="0068453B">
        <w:rPr>
          <w:rFonts w:eastAsia="MS Mincho"/>
          <w:bCs/>
        </w:rPr>
        <w:t xml:space="preserve"> measured conductance-difference levels, so the demonstration does not rely on high-precision multibit storage. The matrix is programmed once, frozen, and repeatedly used for syndrome decoding, matching the intended nonvolatile cryogenic memory operation. </w:t>
      </w:r>
    </w:p>
    <w:p w14:paraId="6B30310A" w14:textId="6B9A2997" w:rsidR="0068453B" w:rsidRDefault="0068453B" w:rsidP="004864B6">
      <w:pPr>
        <w:spacing w:before="100" w:beforeAutospacing="1" w:after="100" w:afterAutospacing="1"/>
        <w:ind w:firstLine="216"/>
        <w:contextualSpacing/>
        <w:jc w:val="both"/>
        <w:rPr>
          <w:rFonts w:eastAsia="MS Mincho"/>
          <w:bCs/>
        </w:rPr>
      </w:pPr>
      <w:r w:rsidRPr="0068453B">
        <w:rPr>
          <w:rFonts w:eastAsia="MS Mincho"/>
          <w:bCs/>
        </w:rPr>
        <w:t xml:space="preserve">Using measured conductance data, the decoder maintains high accuracy from 3 to 11 data qubits. At 3% physical bit-flip probability, the VMM decoder achieves about 99% any-error detection and about 97% zero/single-error decoding for 3 data qubits, while the correction success remains above 84% up to 11 data qubits, as shown in </w:t>
      </w:r>
      <w:r w:rsidRPr="00881383">
        <w:rPr>
          <w:rFonts w:eastAsia="MS Mincho"/>
          <w:b/>
        </w:rPr>
        <w:t>Fig. 19</w:t>
      </w:r>
      <w:r w:rsidRPr="0068453B">
        <w:rPr>
          <w:rFonts w:eastAsia="MS Mincho"/>
          <w:bCs/>
        </w:rPr>
        <w:t>. These results show that the ultrathin all-nitride junction can provide not only cryogenic nonvolatile memory, but also multilevel analog compute for local qubit-error detection and decoding near the control</w:t>
      </w:r>
      <w:r w:rsidR="00E13F74" w:rsidRPr="00E13F74">
        <w:t xml:space="preserve"> </w:t>
      </w:r>
      <w:r w:rsidR="00E13F74" w:rsidRPr="00E13F74">
        <w:rPr>
          <w:rFonts w:eastAsia="MS Mincho"/>
          <w:bCs/>
        </w:rPr>
        <w:t>plane</w:t>
      </w:r>
      <w:r w:rsidRPr="0068453B">
        <w:rPr>
          <w:rFonts w:eastAsia="MS Mincho"/>
          <w:bCs/>
        </w:rPr>
        <w:t>.</w:t>
      </w:r>
    </w:p>
    <w:p w14:paraId="47114393" w14:textId="77777777" w:rsidR="00FB39DA" w:rsidRPr="00881383" w:rsidRDefault="00FB39DA" w:rsidP="00FB39DA">
      <w:pPr>
        <w:pStyle w:val="Heading1"/>
        <w:framePr w:wrap="around" w:hAnchor="page" w:x="7741" w:y="145"/>
        <w:ind w:left="360" w:hanging="144"/>
      </w:pPr>
      <w:r w:rsidRPr="00881383">
        <w:t>Conclusion</w:t>
      </w:r>
    </w:p>
    <w:p w14:paraId="17B08E92" w14:textId="77777777" w:rsidR="00106338" w:rsidRDefault="00106338" w:rsidP="00881383">
      <w:pPr>
        <w:spacing w:before="100" w:beforeAutospacing="1" w:after="100" w:afterAutospacing="1"/>
        <w:contextualSpacing/>
        <w:jc w:val="both"/>
        <w:rPr>
          <w:ins w:id="3" w:author="Zekun" w:date="2026-07-12T14:09:00Z" w16du:dateUtc="2026-07-12T18:09:00Z"/>
          <w:rFonts w:eastAsia="MS Mincho"/>
          <w:bCs/>
        </w:rPr>
      </w:pPr>
    </w:p>
    <w:p w14:paraId="6CA5578A" w14:textId="77777777" w:rsidR="00881383" w:rsidRDefault="00881383" w:rsidP="004864B6">
      <w:pPr>
        <w:spacing w:before="100" w:beforeAutospacing="1" w:after="100" w:afterAutospacing="1"/>
        <w:ind w:firstLine="216"/>
        <w:contextualSpacing/>
        <w:jc w:val="both"/>
        <w:rPr>
          <w:rFonts w:eastAsia="MS Mincho"/>
          <w:bCs/>
        </w:rPr>
      </w:pPr>
    </w:p>
    <w:p w14:paraId="0A0B9E5F" w14:textId="5502EF5B" w:rsidR="0068453B" w:rsidRDefault="0068453B" w:rsidP="004864B6">
      <w:pPr>
        <w:spacing w:before="100" w:beforeAutospacing="1" w:after="100" w:afterAutospacing="1"/>
        <w:ind w:firstLine="216"/>
        <w:contextualSpacing/>
        <w:jc w:val="both"/>
        <w:rPr>
          <w:rFonts w:eastAsia="MS Mincho"/>
          <w:bCs/>
        </w:rPr>
      </w:pPr>
      <w:r w:rsidRPr="0068453B">
        <w:rPr>
          <w:rFonts w:eastAsia="MS Mincho"/>
          <w:bCs/>
        </w:rPr>
        <w:t>We demonstrate an ultrathin</w:t>
      </w:r>
      <w:r w:rsidR="00C07BA5">
        <w:rPr>
          <w:rFonts w:eastAsia="MS Mincho"/>
          <w:bCs/>
        </w:rPr>
        <w:t>,</w:t>
      </w:r>
      <w:r w:rsidRPr="0068453B">
        <w:rPr>
          <w:rFonts w:eastAsia="MS Mincho"/>
          <w:bCs/>
        </w:rPr>
        <w:t xml:space="preserve"> monolithic nitride ferroelectric junction for CMOS-voltage cryogenic memory and compute-in-memory. The 1 nm </w:t>
      </w:r>
      <w:proofErr w:type="spellStart"/>
      <w:r w:rsidRPr="0068453B">
        <w:rPr>
          <w:rFonts w:eastAsia="MS Mincho"/>
          <w:bCs/>
        </w:rPr>
        <w:t>AlN</w:t>
      </w:r>
      <w:proofErr w:type="spellEnd"/>
      <w:r w:rsidRPr="0068453B">
        <w:rPr>
          <w:rFonts w:eastAsia="MS Mincho"/>
          <w:bCs/>
        </w:rPr>
        <w:t xml:space="preserve"> / 4 nm </w:t>
      </w:r>
      <w:proofErr w:type="spellStart"/>
      <w:r w:rsidRPr="0068453B">
        <w:rPr>
          <w:rFonts w:eastAsia="MS Mincho"/>
          <w:bCs/>
        </w:rPr>
        <w:t>AlScN</w:t>
      </w:r>
      <w:proofErr w:type="spellEnd"/>
      <w:r w:rsidRPr="0068453B">
        <w:rPr>
          <w:rFonts w:eastAsia="MS Mincho"/>
          <w:bCs/>
        </w:rPr>
        <w:t xml:space="preserve"> / 1 nm </w:t>
      </w:r>
      <w:proofErr w:type="spellStart"/>
      <w:r w:rsidRPr="0068453B">
        <w:rPr>
          <w:rFonts w:eastAsia="MS Mincho"/>
          <w:bCs/>
        </w:rPr>
        <w:t>AlN</w:t>
      </w:r>
      <w:proofErr w:type="spellEnd"/>
      <w:r w:rsidRPr="0068453B">
        <w:rPr>
          <w:rFonts w:eastAsia="MS Mincho"/>
          <w:bCs/>
        </w:rPr>
        <w:t xml:space="preserve"> heterostructure preserves ferroelectric operation from 400 K to 14 K, with large polarization switching, enhanced breakdown, stable retention/endurance, and tunnel-dominant resistance readout. Using measured conductance states, we further demonstrate low-precision analog VMM for qubit-error detection and decoding. This work establishes all-nitride ferroelectric junctions as a promising BEOL-compatible platform for scalable cryogenic memory and quantum computing accelerators.</w:t>
      </w:r>
    </w:p>
    <w:p w14:paraId="660D513B" w14:textId="77777777" w:rsidR="006731D8" w:rsidRDefault="006731D8" w:rsidP="0068453B">
      <w:pPr>
        <w:spacing w:before="100" w:beforeAutospacing="1" w:after="100" w:afterAutospacing="1"/>
        <w:ind w:firstLine="216"/>
        <w:contextualSpacing/>
        <w:jc w:val="left"/>
        <w:rPr>
          <w:rFonts w:eastAsia="MS Mincho"/>
          <w:bCs/>
        </w:rPr>
      </w:pPr>
    </w:p>
    <w:p w14:paraId="670B55B3" w14:textId="08EE0E55" w:rsidR="006B4E28" w:rsidRPr="006731D8" w:rsidRDefault="006731D8" w:rsidP="006731D8">
      <w:pPr>
        <w:jc w:val="both"/>
        <w:rPr>
          <w:rStyle w:val="Emphasis"/>
          <w:i w:val="0"/>
          <w:iCs w:val="0"/>
        </w:rPr>
      </w:pPr>
      <w:r w:rsidRPr="006731D8">
        <w:rPr>
          <w:rStyle w:val="Emphasis"/>
          <w:i w:val="0"/>
          <w:iCs w:val="0"/>
        </w:rPr>
        <w:t xml:space="preserve">Acknowledgement: D.J. and Z.H. acknowledge support from ONR (NO. N00014–24–1–2131), AFOSR (NO. FA9550–23–1–0391), and NSF </w:t>
      </w:r>
      <w:proofErr w:type="spellStart"/>
      <w:r w:rsidRPr="006731D8">
        <w:rPr>
          <w:rStyle w:val="Emphasis"/>
          <w:i w:val="0"/>
          <w:iCs w:val="0"/>
        </w:rPr>
        <w:t>FuSe</w:t>
      </w:r>
      <w:proofErr w:type="spellEnd"/>
      <w:r w:rsidRPr="006731D8">
        <w:rPr>
          <w:rStyle w:val="Emphasis"/>
          <w:i w:val="0"/>
          <w:iCs w:val="0"/>
        </w:rPr>
        <w:t xml:space="preserve"> (</w:t>
      </w:r>
      <w:r w:rsidRPr="006731D8">
        <w:t xml:space="preserve">2328743). A.A. and M.C. </w:t>
      </w:r>
      <w:r w:rsidRPr="006731D8">
        <w:rPr>
          <w:rStyle w:val="Emphasis"/>
          <w:i w:val="0"/>
          <w:iCs w:val="0"/>
        </w:rPr>
        <w:t xml:space="preserve">acknowledge support from REU summer research program. </w:t>
      </w:r>
      <w:r w:rsidRPr="006731D8">
        <w:t>A.A. thanks Dr. Igor Mazin for computational resources.</w:t>
      </w:r>
    </w:p>
    <w:p w14:paraId="0D92D5DB" w14:textId="25CF76D4" w:rsidR="00A666D8" w:rsidRPr="005C0AD3" w:rsidRDefault="006731D8" w:rsidP="00F36CFA">
      <w:pPr>
        <w:pStyle w:val="Text"/>
        <w:ind w:firstLine="0"/>
        <w:rPr>
          <w:sz w:val="16"/>
          <w:szCs w:val="16"/>
          <w:lang w:val="fr-FR"/>
        </w:rPr>
      </w:pPr>
      <w:r w:rsidRPr="00E752E4">
        <w:rPr>
          <w:sz w:val="16"/>
          <w:szCs w:val="16"/>
        </w:rPr>
        <w:t xml:space="preserve">References: </w:t>
      </w:r>
      <w:r w:rsidR="00F36CFA" w:rsidRPr="00E752E4">
        <w:rPr>
          <w:sz w:val="16"/>
          <w:szCs w:val="16"/>
        </w:rPr>
        <w:t xml:space="preserve"> </w:t>
      </w:r>
      <w:r w:rsidR="00F36CFA" w:rsidRPr="00E752E4">
        <w:rPr>
          <w:sz w:val="16"/>
          <w:szCs w:val="16"/>
          <w:lang w:eastAsia="ja-JP"/>
        </w:rPr>
        <w:t xml:space="preserve">[1] H. </w:t>
      </w:r>
      <w:proofErr w:type="spellStart"/>
      <w:r w:rsidR="00F36CFA" w:rsidRPr="00E752E4">
        <w:rPr>
          <w:sz w:val="16"/>
          <w:szCs w:val="16"/>
          <w:lang w:eastAsia="ja-JP"/>
        </w:rPr>
        <w:t>Bohuslavskyi</w:t>
      </w:r>
      <w:proofErr w:type="spellEnd"/>
      <w:r w:rsidR="00F36CFA" w:rsidRPr="00E752E4">
        <w:rPr>
          <w:sz w:val="16"/>
          <w:szCs w:val="16"/>
          <w:lang w:eastAsia="ja-JP"/>
        </w:rPr>
        <w:t xml:space="preserve"> et al., SNW, 2017.</w:t>
      </w:r>
      <w:r w:rsidR="00A80845" w:rsidRPr="00E752E4">
        <w:rPr>
          <w:sz w:val="16"/>
          <w:szCs w:val="16"/>
        </w:rPr>
        <w:t xml:space="preserve"> </w:t>
      </w:r>
      <w:r w:rsidR="00A80845" w:rsidRPr="00D50D72">
        <w:rPr>
          <w:sz w:val="16"/>
          <w:szCs w:val="16"/>
          <w:lang w:val="fr-FR" w:eastAsia="ja-JP"/>
        </w:rPr>
        <w:t>[2] S. Fichtner et al., J. Appl. Phys. 125, 114103, 2019.</w:t>
      </w:r>
      <w:r w:rsidR="00A80845" w:rsidRPr="00D50D72">
        <w:rPr>
          <w:sz w:val="16"/>
          <w:szCs w:val="16"/>
          <w:lang w:val="fr-FR"/>
        </w:rPr>
        <w:t xml:space="preserve"> </w:t>
      </w:r>
      <w:r w:rsidR="00A80845" w:rsidRPr="00D50D72">
        <w:rPr>
          <w:sz w:val="16"/>
          <w:szCs w:val="16"/>
          <w:lang w:val="fr-FR" w:eastAsia="ja-JP"/>
        </w:rPr>
        <w:t xml:space="preserve">[3] S. Song et al., </w:t>
      </w:r>
      <w:proofErr w:type="gramStart"/>
      <w:r w:rsidR="00A80845" w:rsidRPr="00D50D72">
        <w:rPr>
          <w:sz w:val="16"/>
          <w:szCs w:val="16"/>
          <w:lang w:val="fr-FR" w:eastAsia="ja-JP"/>
        </w:rPr>
        <w:t>arXiv:</w:t>
      </w:r>
      <w:proofErr w:type="gramEnd"/>
      <w:r w:rsidR="00A80845" w:rsidRPr="00D50D72">
        <w:rPr>
          <w:sz w:val="16"/>
          <w:szCs w:val="16"/>
          <w:lang w:val="fr-FR" w:eastAsia="ja-JP"/>
        </w:rPr>
        <w:t>2503.19491, 2025. [4] R. Wang et al., EDL, 2025.</w:t>
      </w:r>
      <w:r w:rsidR="0045710A" w:rsidRPr="00D50D72">
        <w:rPr>
          <w:sz w:val="16"/>
          <w:szCs w:val="16"/>
          <w:lang w:val="fr-FR"/>
        </w:rPr>
        <w:t xml:space="preserve"> </w:t>
      </w:r>
      <w:r w:rsidR="0045710A" w:rsidRPr="00D50D72">
        <w:rPr>
          <w:sz w:val="16"/>
          <w:szCs w:val="16"/>
          <w:lang w:val="fr-FR" w:eastAsia="ja-JP"/>
        </w:rPr>
        <w:t xml:space="preserve">[5] T.-E. Lee et al., IEDM, 2023. [6] S. G. </w:t>
      </w:r>
      <w:proofErr w:type="spellStart"/>
      <w:r w:rsidR="0045710A" w:rsidRPr="00D50D72">
        <w:rPr>
          <w:sz w:val="16"/>
          <w:szCs w:val="16"/>
          <w:lang w:val="fr-FR" w:eastAsia="ja-JP"/>
        </w:rPr>
        <w:t>Kirtania</w:t>
      </w:r>
      <w:proofErr w:type="spellEnd"/>
      <w:r w:rsidR="0045710A" w:rsidRPr="00D50D72">
        <w:rPr>
          <w:sz w:val="16"/>
          <w:szCs w:val="16"/>
          <w:lang w:val="fr-FR" w:eastAsia="ja-JP"/>
        </w:rPr>
        <w:t xml:space="preserve"> et al., IEDM, 2024. [7] H. </w:t>
      </w:r>
      <w:proofErr w:type="spellStart"/>
      <w:r w:rsidR="0045710A" w:rsidRPr="00D50D72">
        <w:rPr>
          <w:sz w:val="16"/>
          <w:szCs w:val="16"/>
          <w:lang w:val="fr-FR" w:eastAsia="ja-JP"/>
        </w:rPr>
        <w:t>Bohuslavskyi</w:t>
      </w:r>
      <w:proofErr w:type="spellEnd"/>
      <w:r w:rsidR="0045710A" w:rsidRPr="00D50D72">
        <w:rPr>
          <w:sz w:val="16"/>
          <w:szCs w:val="16"/>
          <w:lang w:val="fr-FR" w:eastAsia="ja-JP"/>
        </w:rPr>
        <w:t xml:space="preserve"> et al., AEM, 2024. [8] S.-H. Kuk et al., IEEE TED 70, 4122, 2023. [9] J. Hwang et al., Nano Converg. </w:t>
      </w:r>
      <w:r w:rsidR="0045710A" w:rsidRPr="005C0AD3">
        <w:rPr>
          <w:sz w:val="16"/>
          <w:szCs w:val="16"/>
          <w:lang w:val="fr-FR" w:eastAsia="ja-JP"/>
        </w:rPr>
        <w:t>11, 58, 2024.</w:t>
      </w:r>
      <w:r w:rsidR="00E752E4" w:rsidRPr="005C0AD3">
        <w:rPr>
          <w:sz w:val="16"/>
          <w:szCs w:val="16"/>
          <w:lang w:val="fr-FR" w:eastAsia="ja-JP"/>
        </w:rPr>
        <w:t xml:space="preserve"> [10] Z. Hu et al., Nano Lett. 25, 13748–13756, 2025.</w:t>
      </w:r>
      <w:r w:rsidR="005C0AD3" w:rsidRPr="005C0AD3">
        <w:rPr>
          <w:lang w:val="fr-FR"/>
        </w:rPr>
        <w:t xml:space="preserve"> </w:t>
      </w:r>
      <w:r w:rsidR="005C0AD3" w:rsidRPr="005C0AD3">
        <w:rPr>
          <w:sz w:val="16"/>
          <w:szCs w:val="16"/>
          <w:lang w:val="fr-FR" w:eastAsia="ja-JP"/>
        </w:rPr>
        <w:t>[11] Chen et al., Materials, 2024.</w:t>
      </w:r>
    </w:p>
    <w:p w14:paraId="36362093" w14:textId="77777777" w:rsidR="00A666D8" w:rsidRPr="005C0AD3" w:rsidRDefault="00A666D8" w:rsidP="00C05AFC">
      <w:pPr>
        <w:pStyle w:val="References0"/>
        <w:rPr>
          <w:lang w:val="fr-FR" w:eastAsia="ja-JP"/>
        </w:rPr>
      </w:pPr>
    </w:p>
    <w:p w14:paraId="558C6764" w14:textId="77777777" w:rsidR="00B15124" w:rsidRPr="005C0AD3" w:rsidRDefault="00B15124" w:rsidP="00F01430">
      <w:pPr>
        <w:pStyle w:val="references"/>
        <w:framePr w:w="4916" w:wrap="auto" w:hAnchor="text" w:x="6300"/>
        <w:numPr>
          <w:ilvl w:val="0"/>
          <w:numId w:val="0"/>
        </w:numPr>
        <w:rPr>
          <w:lang w:val="fr-FR"/>
        </w:rPr>
        <w:sectPr w:rsidR="00B15124" w:rsidRPr="005C0AD3" w:rsidSect="004715DB">
          <w:type w:val="continuous"/>
          <w:pgSz w:w="12240" w:h="15840" w:code="1"/>
          <w:pgMar w:top="1247" w:right="1021" w:bottom="1247" w:left="1021" w:header="720" w:footer="720" w:gutter="0"/>
          <w:cols w:num="2" w:space="249"/>
          <w:docGrid w:linePitch="360"/>
        </w:sectPr>
      </w:pPr>
    </w:p>
    <w:p w14:paraId="2A2EB80C" w14:textId="27645F0C" w:rsidR="008654F6" w:rsidRPr="005C0AD3" w:rsidRDefault="00EA5B98" w:rsidP="008654F6">
      <w:pPr>
        <w:pStyle w:val="references"/>
        <w:numPr>
          <w:ilvl w:val="0"/>
          <w:numId w:val="0"/>
        </w:numPr>
        <w:rPr>
          <w:lang w:val="fr-FR" w:eastAsia="ja-JP"/>
        </w:rPr>
      </w:pPr>
      <w:r>
        <w:lastRenderedPageBreak/>
        <w:drawing>
          <wp:anchor distT="0" distB="0" distL="114300" distR="114300" simplePos="0" relativeHeight="251660288" behindDoc="0" locked="0" layoutInCell="1" allowOverlap="1" wp14:anchorId="1FD688DD" wp14:editId="57A57C71">
            <wp:simplePos x="0" y="0"/>
            <wp:positionH relativeFrom="column">
              <wp:posOffset>0</wp:posOffset>
            </wp:positionH>
            <wp:positionV relativeFrom="paragraph">
              <wp:posOffset>-224</wp:posOffset>
            </wp:positionV>
            <wp:extent cx="7785100" cy="10074835"/>
            <wp:effectExtent l="0" t="0" r="6350" b="3175"/>
            <wp:wrapSquare wrapText="bothSides"/>
            <wp:docPr id="58308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85826" cy="100757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42FFAB" w14:textId="2C9F65AA" w:rsidR="009532E2" w:rsidRPr="004715DB" w:rsidRDefault="007317B9" w:rsidP="008654F6">
      <w:pPr>
        <w:jc w:val="left"/>
        <w:rPr>
          <w:lang w:eastAsia="ja-JP"/>
        </w:rPr>
      </w:pPr>
      <w:r>
        <w:rPr>
          <w:noProof/>
        </w:rPr>
        <w:lastRenderedPageBreak/>
        <w:drawing>
          <wp:inline distT="0" distB="0" distL="0" distR="0" wp14:anchorId="40C30C71" wp14:editId="7A0BEC2B">
            <wp:extent cx="7772400" cy="10058400"/>
            <wp:effectExtent l="0" t="0" r="0" b="0"/>
            <wp:docPr id="357814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772400" cy="10058400"/>
                    </a:xfrm>
                    <a:prstGeom prst="rect">
                      <a:avLst/>
                    </a:prstGeom>
                    <a:noFill/>
                    <a:ln>
                      <a:noFill/>
                    </a:ln>
                  </pic:spPr>
                </pic:pic>
              </a:graphicData>
            </a:graphic>
          </wp:inline>
        </w:drawing>
      </w:r>
    </w:p>
    <w:sectPr w:rsidR="009532E2" w:rsidRPr="004715DB" w:rsidSect="008654F6">
      <w:type w:val="continuous"/>
      <w:pgSz w:w="12240" w:h="15840" w:code="1"/>
      <w:pgMar w:top="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2F66E" w14:textId="77777777" w:rsidR="005C2139" w:rsidRDefault="005C2139" w:rsidP="00EC6DAA">
      <w:r>
        <w:separator/>
      </w:r>
    </w:p>
  </w:endnote>
  <w:endnote w:type="continuationSeparator" w:id="0">
    <w:p w14:paraId="3580C951" w14:textId="77777777" w:rsidR="005C2139" w:rsidRDefault="005C2139" w:rsidP="00EC6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78F7B" w14:textId="77777777" w:rsidR="005C2139" w:rsidRDefault="005C2139" w:rsidP="00EC6DAA">
      <w:r>
        <w:separator/>
      </w:r>
    </w:p>
  </w:footnote>
  <w:footnote w:type="continuationSeparator" w:id="0">
    <w:p w14:paraId="1D419494" w14:textId="77777777" w:rsidR="005C2139" w:rsidRDefault="005C2139" w:rsidP="00EC6D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60DC"/>
    <w:multiLevelType w:val="hybridMultilevel"/>
    <w:tmpl w:val="D3A85B98"/>
    <w:lvl w:ilvl="0" w:tplc="51E2B86C">
      <w:start w:val="1"/>
      <w:numFmt w:val="upperRoman"/>
      <w:pStyle w:val="Heading1"/>
      <w:lvlText w:val="%1."/>
      <w:lvlJc w:val="left"/>
      <w:pPr>
        <w:ind w:left="636"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hint="default"/>
        <w:i w:val="0"/>
        <w:i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39E54FC6"/>
    <w:multiLevelType w:val="singleLevel"/>
    <w:tmpl w:val="5B7288D4"/>
    <w:lvl w:ilvl="0">
      <w:start w:val="14"/>
      <w:numFmt w:val="decimal"/>
      <w:lvlText w:val="%1"/>
      <w:lvlJc w:val="left"/>
      <w:pPr>
        <w:tabs>
          <w:tab w:val="num" w:pos="720"/>
        </w:tabs>
        <w:ind w:left="720" w:hanging="360"/>
      </w:pPr>
      <w:rPr>
        <w:rFonts w:hint="default"/>
      </w:rPr>
    </w:lvl>
  </w:abstractNum>
  <w:abstractNum w:abstractNumId="5"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6" w15:restartNumberingAfterBreak="0">
    <w:nsid w:val="4189603E"/>
    <w:multiLevelType w:val="multilevel"/>
    <w:tmpl w:val="0FDEFBAA"/>
    <w:lvl w:ilvl="0">
      <w:start w:val="1"/>
      <w:numFmt w:val="upperRoman"/>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72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05808007">
    <w:abstractNumId w:val="3"/>
  </w:num>
  <w:num w:numId="2" w16cid:durableId="1779718728">
    <w:abstractNumId w:val="8"/>
  </w:num>
  <w:num w:numId="3" w16cid:durableId="1077824648">
    <w:abstractNumId w:val="2"/>
  </w:num>
  <w:num w:numId="4" w16cid:durableId="887037583">
    <w:abstractNumId w:val="6"/>
  </w:num>
  <w:num w:numId="5" w16cid:durableId="1766151766">
    <w:abstractNumId w:val="6"/>
  </w:num>
  <w:num w:numId="6" w16cid:durableId="1193349155">
    <w:abstractNumId w:val="6"/>
  </w:num>
  <w:num w:numId="7" w16cid:durableId="448280339">
    <w:abstractNumId w:val="6"/>
  </w:num>
  <w:num w:numId="8" w16cid:durableId="10843010">
    <w:abstractNumId w:val="7"/>
  </w:num>
  <w:num w:numId="9" w16cid:durableId="512375142">
    <w:abstractNumId w:val="9"/>
  </w:num>
  <w:num w:numId="10" w16cid:durableId="298801583">
    <w:abstractNumId w:val="4"/>
  </w:num>
  <w:num w:numId="11" w16cid:durableId="69162365">
    <w:abstractNumId w:val="1"/>
  </w:num>
  <w:num w:numId="12" w16cid:durableId="1892382626">
    <w:abstractNumId w:val="5"/>
  </w:num>
  <w:num w:numId="13" w16cid:durableId="2029064710">
    <w:abstractNumId w:val="0"/>
  </w:num>
  <w:num w:numId="14" w16cid:durableId="2353632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03324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kun">
    <w15:presenceInfo w15:providerId="None" w15:userId="Zeku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1A2"/>
    <w:rsid w:val="000011FB"/>
    <w:rsid w:val="00004466"/>
    <w:rsid w:val="0002083A"/>
    <w:rsid w:val="00021328"/>
    <w:rsid w:val="00021E96"/>
    <w:rsid w:val="000547EC"/>
    <w:rsid w:val="0005754A"/>
    <w:rsid w:val="000651EE"/>
    <w:rsid w:val="00085A83"/>
    <w:rsid w:val="000B08B6"/>
    <w:rsid w:val="000B3032"/>
    <w:rsid w:val="000C1472"/>
    <w:rsid w:val="000C1B48"/>
    <w:rsid w:val="000E3A20"/>
    <w:rsid w:val="000E5CB4"/>
    <w:rsid w:val="000F0E3D"/>
    <w:rsid w:val="00106338"/>
    <w:rsid w:val="00112784"/>
    <w:rsid w:val="001240A9"/>
    <w:rsid w:val="00140E58"/>
    <w:rsid w:val="0017211A"/>
    <w:rsid w:val="00180F55"/>
    <w:rsid w:val="001A3815"/>
    <w:rsid w:val="001E0E75"/>
    <w:rsid w:val="001E708C"/>
    <w:rsid w:val="001F786A"/>
    <w:rsid w:val="00211B0E"/>
    <w:rsid w:val="0022653C"/>
    <w:rsid w:val="0023495C"/>
    <w:rsid w:val="0026782F"/>
    <w:rsid w:val="002809DE"/>
    <w:rsid w:val="002905E9"/>
    <w:rsid w:val="002B33D2"/>
    <w:rsid w:val="002F5D65"/>
    <w:rsid w:val="003053E9"/>
    <w:rsid w:val="00312FA3"/>
    <w:rsid w:val="00320F31"/>
    <w:rsid w:val="0032127B"/>
    <w:rsid w:val="00332737"/>
    <w:rsid w:val="003406AA"/>
    <w:rsid w:val="00360D2E"/>
    <w:rsid w:val="003910CE"/>
    <w:rsid w:val="003C5271"/>
    <w:rsid w:val="003D30DA"/>
    <w:rsid w:val="003E4F2D"/>
    <w:rsid w:val="004061E5"/>
    <w:rsid w:val="004427FD"/>
    <w:rsid w:val="0045710A"/>
    <w:rsid w:val="004715DB"/>
    <w:rsid w:val="00473B82"/>
    <w:rsid w:val="004864B6"/>
    <w:rsid w:val="004C6DCB"/>
    <w:rsid w:val="004D0687"/>
    <w:rsid w:val="004F5525"/>
    <w:rsid w:val="00522ED7"/>
    <w:rsid w:val="00526959"/>
    <w:rsid w:val="005274D2"/>
    <w:rsid w:val="00527963"/>
    <w:rsid w:val="00527AAB"/>
    <w:rsid w:val="00544B3A"/>
    <w:rsid w:val="00547FCB"/>
    <w:rsid w:val="0055326F"/>
    <w:rsid w:val="005771B3"/>
    <w:rsid w:val="00596C91"/>
    <w:rsid w:val="005C0AD3"/>
    <w:rsid w:val="005C2139"/>
    <w:rsid w:val="005C5138"/>
    <w:rsid w:val="005D1CDA"/>
    <w:rsid w:val="005E0234"/>
    <w:rsid w:val="00602CD8"/>
    <w:rsid w:val="00621407"/>
    <w:rsid w:val="00633C53"/>
    <w:rsid w:val="00642465"/>
    <w:rsid w:val="0064597A"/>
    <w:rsid w:val="006729E2"/>
    <w:rsid w:val="006731D8"/>
    <w:rsid w:val="0068453B"/>
    <w:rsid w:val="006B4E28"/>
    <w:rsid w:val="006C616C"/>
    <w:rsid w:val="006C6E2E"/>
    <w:rsid w:val="006D0D78"/>
    <w:rsid w:val="006D222C"/>
    <w:rsid w:val="006D34BD"/>
    <w:rsid w:val="006D54F3"/>
    <w:rsid w:val="006E0B71"/>
    <w:rsid w:val="006F1B42"/>
    <w:rsid w:val="007317B9"/>
    <w:rsid w:val="007625C7"/>
    <w:rsid w:val="007A1B2E"/>
    <w:rsid w:val="007B3DCA"/>
    <w:rsid w:val="007D6999"/>
    <w:rsid w:val="007E0A3C"/>
    <w:rsid w:val="007E76D9"/>
    <w:rsid w:val="00830849"/>
    <w:rsid w:val="008654F6"/>
    <w:rsid w:val="00881383"/>
    <w:rsid w:val="00892F69"/>
    <w:rsid w:val="008C3709"/>
    <w:rsid w:val="008C66D3"/>
    <w:rsid w:val="008D102C"/>
    <w:rsid w:val="008D58CD"/>
    <w:rsid w:val="008D6894"/>
    <w:rsid w:val="008E451D"/>
    <w:rsid w:val="00906EB6"/>
    <w:rsid w:val="00912E0D"/>
    <w:rsid w:val="0092012C"/>
    <w:rsid w:val="00927DD3"/>
    <w:rsid w:val="009527E7"/>
    <w:rsid w:val="00952F6C"/>
    <w:rsid w:val="009532E2"/>
    <w:rsid w:val="009622AC"/>
    <w:rsid w:val="009A4BFB"/>
    <w:rsid w:val="009A6488"/>
    <w:rsid w:val="009D0CA1"/>
    <w:rsid w:val="009D3695"/>
    <w:rsid w:val="009D52F3"/>
    <w:rsid w:val="009D732C"/>
    <w:rsid w:val="009F2550"/>
    <w:rsid w:val="00A01828"/>
    <w:rsid w:val="00A242E9"/>
    <w:rsid w:val="00A32237"/>
    <w:rsid w:val="00A36491"/>
    <w:rsid w:val="00A666D8"/>
    <w:rsid w:val="00A80845"/>
    <w:rsid w:val="00A84D7E"/>
    <w:rsid w:val="00A95791"/>
    <w:rsid w:val="00A96BA7"/>
    <w:rsid w:val="00AD6B4C"/>
    <w:rsid w:val="00AE071C"/>
    <w:rsid w:val="00AE0BFD"/>
    <w:rsid w:val="00AE215F"/>
    <w:rsid w:val="00B00CB8"/>
    <w:rsid w:val="00B01568"/>
    <w:rsid w:val="00B03D79"/>
    <w:rsid w:val="00B043E7"/>
    <w:rsid w:val="00B15124"/>
    <w:rsid w:val="00B52A6F"/>
    <w:rsid w:val="00B626A4"/>
    <w:rsid w:val="00B724BD"/>
    <w:rsid w:val="00B774BC"/>
    <w:rsid w:val="00B80836"/>
    <w:rsid w:val="00B81B06"/>
    <w:rsid w:val="00BB6A8E"/>
    <w:rsid w:val="00BC6401"/>
    <w:rsid w:val="00BD5D49"/>
    <w:rsid w:val="00BE3FA8"/>
    <w:rsid w:val="00BE7ACB"/>
    <w:rsid w:val="00C05AFC"/>
    <w:rsid w:val="00C07BA5"/>
    <w:rsid w:val="00C25F2C"/>
    <w:rsid w:val="00C45F5E"/>
    <w:rsid w:val="00C82704"/>
    <w:rsid w:val="00C91688"/>
    <w:rsid w:val="00CB69AC"/>
    <w:rsid w:val="00CD0293"/>
    <w:rsid w:val="00CD50BF"/>
    <w:rsid w:val="00D15767"/>
    <w:rsid w:val="00D25990"/>
    <w:rsid w:val="00D41CF4"/>
    <w:rsid w:val="00D45AC2"/>
    <w:rsid w:val="00D50D72"/>
    <w:rsid w:val="00D677E6"/>
    <w:rsid w:val="00D74230"/>
    <w:rsid w:val="00DA310D"/>
    <w:rsid w:val="00DA59B5"/>
    <w:rsid w:val="00DB7D1B"/>
    <w:rsid w:val="00DE576A"/>
    <w:rsid w:val="00E13F74"/>
    <w:rsid w:val="00E177E9"/>
    <w:rsid w:val="00E40A83"/>
    <w:rsid w:val="00E40E9E"/>
    <w:rsid w:val="00E4337E"/>
    <w:rsid w:val="00E6087A"/>
    <w:rsid w:val="00E701C4"/>
    <w:rsid w:val="00E752E4"/>
    <w:rsid w:val="00E869F4"/>
    <w:rsid w:val="00EA5B98"/>
    <w:rsid w:val="00EB3A47"/>
    <w:rsid w:val="00EC6DAA"/>
    <w:rsid w:val="00EE1A81"/>
    <w:rsid w:val="00F01430"/>
    <w:rsid w:val="00F30059"/>
    <w:rsid w:val="00F30FD8"/>
    <w:rsid w:val="00F36CFA"/>
    <w:rsid w:val="00F4543C"/>
    <w:rsid w:val="00F4764E"/>
    <w:rsid w:val="00F5039A"/>
    <w:rsid w:val="00F51E55"/>
    <w:rsid w:val="00F721A2"/>
    <w:rsid w:val="00F769A5"/>
    <w:rsid w:val="00F8685F"/>
    <w:rsid w:val="00FA1C25"/>
    <w:rsid w:val="00FB39DA"/>
    <w:rsid w:val="00FC0992"/>
    <w:rsid w:val="00FD6B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6960B195"/>
  <w15:docId w15:val="{55AA9CBD-F7C8-43F7-ADBB-F13903F39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6338"/>
    <w:pPr>
      <w:jc w:val="center"/>
    </w:pPr>
    <w:rPr>
      <w:lang w:eastAsia="en-US"/>
    </w:rPr>
  </w:style>
  <w:style w:type="paragraph" w:styleId="Heading1">
    <w:name w:val="heading 1"/>
    <w:basedOn w:val="Normal"/>
    <w:next w:val="Normal"/>
    <w:autoRedefine/>
    <w:qFormat/>
    <w:rsid w:val="00106338"/>
    <w:pPr>
      <w:keepNext/>
      <w:framePr w:wrap="around" w:vAnchor="text" w:hAnchor="text" w:y="1"/>
      <w:numPr>
        <w:numId w:val="13"/>
      </w:numPr>
      <w:tabs>
        <w:tab w:val="left" w:pos="216"/>
      </w:tabs>
      <w:contextualSpacing/>
      <w:outlineLvl w:val="0"/>
    </w:pPr>
    <w:rPr>
      <w:b/>
      <w:smallCaps/>
      <w:noProof/>
    </w:rPr>
  </w:style>
  <w:style w:type="paragraph" w:styleId="Heading2">
    <w:name w:val="heading 2"/>
    <w:basedOn w:val="Normal"/>
    <w:next w:val="Normal"/>
    <w:autoRedefine/>
    <w:qFormat/>
    <w:rsid w:val="009A6488"/>
    <w:pPr>
      <w:keepNext/>
      <w:keepLines/>
      <w:numPr>
        <w:ilvl w:val="1"/>
        <w:numId w:val="5"/>
      </w:numPr>
      <w:spacing w:before="60" w:after="60"/>
      <w:jc w:val="left"/>
      <w:outlineLvl w:val="1"/>
    </w:pPr>
    <w:rPr>
      <w:i/>
      <w:iCs/>
      <w:noProof/>
    </w:rPr>
  </w:style>
  <w:style w:type="paragraph" w:styleId="Heading3">
    <w:name w:val="heading 3"/>
    <w:basedOn w:val="Normal"/>
    <w:next w:val="Normal"/>
    <w:qFormat/>
    <w:rsid w:val="00021E96"/>
    <w:pPr>
      <w:numPr>
        <w:ilvl w:val="2"/>
        <w:numId w:val="5"/>
      </w:numPr>
      <w:spacing w:line="240" w:lineRule="exact"/>
      <w:jc w:val="both"/>
      <w:outlineLvl w:val="2"/>
    </w:pPr>
    <w:rPr>
      <w:i/>
      <w:iCs/>
      <w:noProof/>
    </w:rPr>
  </w:style>
  <w:style w:type="paragraph" w:styleId="Heading4">
    <w:name w:val="heading 4"/>
    <w:basedOn w:val="Normal"/>
    <w:next w:val="Normal"/>
    <w:qFormat/>
    <w:rsid w:val="00021E96"/>
    <w:pPr>
      <w:numPr>
        <w:ilvl w:val="3"/>
        <w:numId w:val="5"/>
      </w:numPr>
      <w:spacing w:before="40" w:after="40"/>
      <w:jc w:val="both"/>
      <w:outlineLvl w:val="3"/>
    </w:pPr>
    <w:rPr>
      <w:i/>
      <w:iCs/>
      <w:noProof/>
    </w:rPr>
  </w:style>
  <w:style w:type="paragraph" w:styleId="Heading5">
    <w:name w:val="heading 5"/>
    <w:basedOn w:val="Normal"/>
    <w:next w:val="Normal"/>
    <w:qFormat/>
    <w:rsid w:val="00021E96"/>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021E96"/>
    <w:pPr>
      <w:spacing w:after="200"/>
      <w:jc w:val="both"/>
    </w:pPr>
    <w:rPr>
      <w:b/>
      <w:bCs/>
      <w:sz w:val="18"/>
      <w:szCs w:val="18"/>
      <w:lang w:eastAsia="en-US"/>
    </w:rPr>
  </w:style>
  <w:style w:type="paragraph" w:customStyle="1" w:styleId="Affiliation">
    <w:name w:val="Affiliation"/>
    <w:rsid w:val="00021E96"/>
    <w:pPr>
      <w:jc w:val="center"/>
    </w:pPr>
    <w:rPr>
      <w:lang w:eastAsia="en-US"/>
    </w:rPr>
  </w:style>
  <w:style w:type="paragraph" w:customStyle="1" w:styleId="Author">
    <w:name w:val="Author"/>
    <w:rsid w:val="00021E96"/>
    <w:pPr>
      <w:spacing w:before="360" w:after="40"/>
      <w:jc w:val="center"/>
    </w:pPr>
    <w:rPr>
      <w:noProof/>
      <w:sz w:val="22"/>
      <w:szCs w:val="22"/>
      <w:lang w:eastAsia="en-US"/>
    </w:rPr>
  </w:style>
  <w:style w:type="paragraph" w:styleId="BodyText">
    <w:name w:val="Body Text"/>
    <w:basedOn w:val="Normal"/>
    <w:rsid w:val="00021E96"/>
    <w:pPr>
      <w:spacing w:after="120" w:line="228" w:lineRule="auto"/>
      <w:ind w:firstLine="288"/>
      <w:jc w:val="both"/>
    </w:pPr>
    <w:rPr>
      <w:spacing w:val="-1"/>
    </w:rPr>
  </w:style>
  <w:style w:type="paragraph" w:customStyle="1" w:styleId="bulletlist">
    <w:name w:val="bullet list"/>
    <w:basedOn w:val="BodyText"/>
    <w:rsid w:val="00021E96"/>
    <w:pPr>
      <w:numPr>
        <w:numId w:val="1"/>
      </w:numPr>
    </w:pPr>
  </w:style>
  <w:style w:type="paragraph" w:customStyle="1" w:styleId="equation">
    <w:name w:val="equation"/>
    <w:basedOn w:val="Normal"/>
    <w:rsid w:val="00021E96"/>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021E96"/>
    <w:pPr>
      <w:numPr>
        <w:numId w:val="2"/>
      </w:numPr>
      <w:tabs>
        <w:tab w:val="clear" w:pos="720"/>
        <w:tab w:val="num" w:pos="360"/>
      </w:tabs>
      <w:spacing w:before="80" w:after="200"/>
      <w:jc w:val="center"/>
    </w:pPr>
    <w:rPr>
      <w:noProof/>
      <w:sz w:val="16"/>
      <w:szCs w:val="16"/>
      <w:lang w:eastAsia="en-US"/>
    </w:rPr>
  </w:style>
  <w:style w:type="paragraph" w:customStyle="1" w:styleId="footnote">
    <w:name w:val="footnote"/>
    <w:rsid w:val="00021E96"/>
    <w:pPr>
      <w:framePr w:hSpace="187" w:vSpace="187" w:wrap="notBeside" w:vAnchor="text" w:hAnchor="page" w:x="6121" w:y="577"/>
      <w:numPr>
        <w:numId w:val="3"/>
      </w:numPr>
      <w:spacing w:after="40"/>
    </w:pPr>
    <w:rPr>
      <w:sz w:val="16"/>
      <w:szCs w:val="16"/>
      <w:lang w:eastAsia="en-US"/>
    </w:rPr>
  </w:style>
  <w:style w:type="paragraph" w:customStyle="1" w:styleId="keywords">
    <w:name w:val="key words"/>
    <w:rsid w:val="00021E96"/>
    <w:pPr>
      <w:spacing w:after="120"/>
      <w:ind w:firstLine="288"/>
      <w:jc w:val="both"/>
    </w:pPr>
    <w:rPr>
      <w:b/>
      <w:bCs/>
      <w:i/>
      <w:iCs/>
      <w:noProof/>
      <w:sz w:val="18"/>
      <w:szCs w:val="18"/>
      <w:lang w:eastAsia="en-US"/>
    </w:rPr>
  </w:style>
  <w:style w:type="paragraph" w:customStyle="1" w:styleId="papersubtitle">
    <w:name w:val="paper subtitle"/>
    <w:rsid w:val="00021E96"/>
    <w:pPr>
      <w:spacing w:after="120"/>
      <w:jc w:val="center"/>
    </w:pPr>
    <w:rPr>
      <w:rFonts w:eastAsia="MS Mincho"/>
      <w:noProof/>
      <w:sz w:val="28"/>
      <w:szCs w:val="28"/>
      <w:lang w:eastAsia="en-US"/>
    </w:rPr>
  </w:style>
  <w:style w:type="paragraph" w:customStyle="1" w:styleId="papertitle">
    <w:name w:val="paper title"/>
    <w:rsid w:val="00021E96"/>
    <w:pPr>
      <w:spacing w:after="120"/>
      <w:jc w:val="center"/>
    </w:pPr>
    <w:rPr>
      <w:rFonts w:eastAsia="MS Mincho"/>
      <w:noProof/>
      <w:sz w:val="48"/>
      <w:szCs w:val="48"/>
      <w:lang w:eastAsia="en-US"/>
    </w:rPr>
  </w:style>
  <w:style w:type="paragraph" w:customStyle="1" w:styleId="references">
    <w:name w:val="references"/>
    <w:rsid w:val="00021E96"/>
    <w:pPr>
      <w:numPr>
        <w:numId w:val="8"/>
      </w:numPr>
      <w:spacing w:after="50" w:line="180" w:lineRule="exact"/>
      <w:jc w:val="both"/>
    </w:pPr>
    <w:rPr>
      <w:rFonts w:eastAsia="MS Mincho"/>
      <w:noProof/>
      <w:sz w:val="16"/>
      <w:szCs w:val="16"/>
      <w:lang w:eastAsia="en-US"/>
    </w:rPr>
  </w:style>
  <w:style w:type="paragraph" w:customStyle="1" w:styleId="sponsors">
    <w:name w:val="sponsors"/>
    <w:rsid w:val="00021E96"/>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sid w:val="00021E96"/>
    <w:rPr>
      <w:b/>
      <w:bCs/>
      <w:sz w:val="16"/>
      <w:szCs w:val="16"/>
    </w:rPr>
  </w:style>
  <w:style w:type="paragraph" w:customStyle="1" w:styleId="tablecolsubhead">
    <w:name w:val="table col subhead"/>
    <w:basedOn w:val="tablecolhead"/>
    <w:rsid w:val="00021E96"/>
    <w:rPr>
      <w:i/>
      <w:iCs/>
      <w:sz w:val="15"/>
      <w:szCs w:val="15"/>
    </w:rPr>
  </w:style>
  <w:style w:type="paragraph" w:customStyle="1" w:styleId="tablecopy">
    <w:name w:val="table copy"/>
    <w:rsid w:val="00021E96"/>
    <w:pPr>
      <w:jc w:val="both"/>
    </w:pPr>
    <w:rPr>
      <w:noProof/>
      <w:sz w:val="16"/>
      <w:szCs w:val="16"/>
      <w:lang w:eastAsia="en-US"/>
    </w:rPr>
  </w:style>
  <w:style w:type="paragraph" w:customStyle="1" w:styleId="tablefootnote">
    <w:name w:val="table footnote"/>
    <w:rsid w:val="00021E96"/>
    <w:pPr>
      <w:spacing w:before="60" w:after="30"/>
      <w:jc w:val="right"/>
    </w:pPr>
    <w:rPr>
      <w:sz w:val="12"/>
      <w:szCs w:val="12"/>
      <w:lang w:eastAsia="en-US"/>
    </w:rPr>
  </w:style>
  <w:style w:type="paragraph" w:customStyle="1" w:styleId="tablehead">
    <w:name w:val="table head"/>
    <w:rsid w:val="00021E96"/>
    <w:pPr>
      <w:numPr>
        <w:numId w:val="9"/>
      </w:numPr>
      <w:spacing w:before="240" w:after="120" w:line="216" w:lineRule="auto"/>
      <w:jc w:val="center"/>
    </w:pPr>
    <w:rPr>
      <w:smallCaps/>
      <w:noProof/>
      <w:sz w:val="16"/>
      <w:szCs w:val="16"/>
      <w:lang w:eastAsia="en-US"/>
    </w:rPr>
  </w:style>
  <w:style w:type="paragraph" w:styleId="Header">
    <w:name w:val="header"/>
    <w:basedOn w:val="Normal"/>
    <w:link w:val="HeaderChar"/>
    <w:rsid w:val="00EC6DAA"/>
    <w:pPr>
      <w:tabs>
        <w:tab w:val="center" w:pos="4680"/>
        <w:tab w:val="right" w:pos="9360"/>
      </w:tabs>
    </w:pPr>
  </w:style>
  <w:style w:type="character" w:customStyle="1" w:styleId="HeaderChar">
    <w:name w:val="Header Char"/>
    <w:basedOn w:val="DefaultParagraphFont"/>
    <w:link w:val="Header"/>
    <w:rsid w:val="00EC6DAA"/>
  </w:style>
  <w:style w:type="paragraph" w:styleId="Footer">
    <w:name w:val="footer"/>
    <w:basedOn w:val="Normal"/>
    <w:link w:val="FooterChar"/>
    <w:rsid w:val="00EC6DAA"/>
    <w:pPr>
      <w:tabs>
        <w:tab w:val="center" w:pos="4680"/>
        <w:tab w:val="right" w:pos="9360"/>
      </w:tabs>
    </w:pPr>
  </w:style>
  <w:style w:type="character" w:customStyle="1" w:styleId="FooterChar">
    <w:name w:val="Footer Char"/>
    <w:basedOn w:val="DefaultParagraphFont"/>
    <w:link w:val="Footer"/>
    <w:rsid w:val="00EC6DAA"/>
  </w:style>
  <w:style w:type="paragraph" w:customStyle="1" w:styleId="Text">
    <w:name w:val="Text"/>
    <w:basedOn w:val="Normal"/>
    <w:rsid w:val="00EC6DAA"/>
    <w:pPr>
      <w:widowControl w:val="0"/>
      <w:spacing w:line="252" w:lineRule="auto"/>
      <w:ind w:firstLine="240"/>
      <w:jc w:val="both"/>
    </w:pPr>
  </w:style>
  <w:style w:type="paragraph" w:customStyle="1" w:styleId="References0">
    <w:name w:val="References"/>
    <w:basedOn w:val="ListNumber"/>
    <w:rsid w:val="00EC6DAA"/>
    <w:pPr>
      <w:contextualSpacing w:val="0"/>
      <w:jc w:val="both"/>
    </w:pPr>
    <w:rPr>
      <w:sz w:val="16"/>
    </w:rPr>
  </w:style>
  <w:style w:type="paragraph" w:styleId="ListNumber">
    <w:name w:val="List Number"/>
    <w:basedOn w:val="Normal"/>
    <w:rsid w:val="00EC6DAA"/>
    <w:pPr>
      <w:tabs>
        <w:tab w:val="num" w:pos="360"/>
      </w:tabs>
      <w:ind w:left="360" w:hanging="360"/>
      <w:contextualSpacing/>
    </w:pPr>
  </w:style>
  <w:style w:type="character" w:styleId="Strong">
    <w:name w:val="Strong"/>
    <w:uiPriority w:val="22"/>
    <w:qFormat/>
    <w:rsid w:val="004C6DCB"/>
    <w:rPr>
      <w:b/>
      <w:bCs/>
    </w:rPr>
  </w:style>
  <w:style w:type="character" w:customStyle="1" w:styleId="apple-converted-space">
    <w:name w:val="apple-converted-space"/>
    <w:rsid w:val="007A1B2E"/>
  </w:style>
  <w:style w:type="character" w:styleId="Hyperlink">
    <w:name w:val="Hyperlink"/>
    <w:basedOn w:val="DefaultParagraphFont"/>
    <w:rsid w:val="00D45AC2"/>
    <w:rPr>
      <w:color w:val="0000FF" w:themeColor="hyperlink"/>
      <w:u w:val="single"/>
    </w:rPr>
  </w:style>
  <w:style w:type="paragraph" w:styleId="BalloonText">
    <w:name w:val="Balloon Text"/>
    <w:basedOn w:val="Normal"/>
    <w:link w:val="BalloonTextChar"/>
    <w:rsid w:val="00A32237"/>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A32237"/>
    <w:rPr>
      <w:rFonts w:asciiTheme="majorHAnsi" w:eastAsiaTheme="majorEastAsia" w:hAnsiTheme="majorHAnsi" w:cstheme="majorBidi"/>
      <w:sz w:val="18"/>
      <w:szCs w:val="18"/>
      <w:lang w:eastAsia="en-US"/>
    </w:rPr>
  </w:style>
  <w:style w:type="paragraph" w:styleId="Revision">
    <w:name w:val="Revision"/>
    <w:hidden/>
    <w:uiPriority w:val="99"/>
    <w:semiHidden/>
    <w:rsid w:val="008D58CD"/>
    <w:rPr>
      <w:lang w:eastAsia="en-US"/>
    </w:rPr>
  </w:style>
  <w:style w:type="paragraph" w:customStyle="1" w:styleId="pdq2pgselectionanchorcontainer">
    <w:name w:val="pdq2pg_selectionanchorcontainer"/>
    <w:basedOn w:val="Normal"/>
    <w:rsid w:val="00004466"/>
    <w:pPr>
      <w:spacing w:before="100" w:beforeAutospacing="1" w:after="100" w:afterAutospacing="1"/>
      <w:jc w:val="left"/>
    </w:pPr>
    <w:rPr>
      <w:rFonts w:eastAsia="Times New Roman"/>
      <w:sz w:val="24"/>
      <w:szCs w:val="24"/>
      <w:lang w:eastAsia="zh-CN"/>
    </w:rPr>
  </w:style>
  <w:style w:type="paragraph" w:styleId="NormalWeb">
    <w:name w:val="Normal (Web)"/>
    <w:basedOn w:val="Normal"/>
    <w:uiPriority w:val="99"/>
    <w:semiHidden/>
    <w:unhideWhenUsed/>
    <w:rsid w:val="00004466"/>
    <w:pPr>
      <w:spacing w:before="100" w:beforeAutospacing="1" w:after="100" w:afterAutospacing="1"/>
      <w:jc w:val="left"/>
    </w:pPr>
    <w:rPr>
      <w:rFonts w:eastAsia="Times New Roman"/>
      <w:sz w:val="24"/>
      <w:szCs w:val="24"/>
      <w:lang w:eastAsia="zh-CN"/>
    </w:rPr>
  </w:style>
  <w:style w:type="character" w:styleId="Emphasis">
    <w:name w:val="Emphasis"/>
    <w:basedOn w:val="DefaultParagraphFont"/>
    <w:qFormat/>
    <w:rsid w:val="0068453B"/>
    <w:rPr>
      <w:i/>
      <w:iCs/>
    </w:rPr>
  </w:style>
  <w:style w:type="character" w:styleId="CommentReference">
    <w:name w:val="annotation reference"/>
    <w:basedOn w:val="DefaultParagraphFont"/>
    <w:semiHidden/>
    <w:unhideWhenUsed/>
    <w:rsid w:val="00C07BA5"/>
    <w:rPr>
      <w:sz w:val="16"/>
      <w:szCs w:val="16"/>
    </w:rPr>
  </w:style>
  <w:style w:type="paragraph" w:styleId="CommentText">
    <w:name w:val="annotation text"/>
    <w:basedOn w:val="Normal"/>
    <w:link w:val="CommentTextChar"/>
    <w:unhideWhenUsed/>
    <w:rsid w:val="00C07BA5"/>
  </w:style>
  <w:style w:type="character" w:customStyle="1" w:styleId="CommentTextChar">
    <w:name w:val="Comment Text Char"/>
    <w:basedOn w:val="DefaultParagraphFont"/>
    <w:link w:val="CommentText"/>
    <w:rsid w:val="00C07BA5"/>
    <w:rPr>
      <w:lang w:eastAsia="en-US"/>
    </w:rPr>
  </w:style>
  <w:style w:type="paragraph" w:styleId="CommentSubject">
    <w:name w:val="annotation subject"/>
    <w:basedOn w:val="CommentText"/>
    <w:next w:val="CommentText"/>
    <w:link w:val="CommentSubjectChar"/>
    <w:semiHidden/>
    <w:unhideWhenUsed/>
    <w:rsid w:val="00C07BA5"/>
    <w:rPr>
      <w:b/>
      <w:bCs/>
    </w:rPr>
  </w:style>
  <w:style w:type="character" w:customStyle="1" w:styleId="CommentSubjectChar">
    <w:name w:val="Comment Subject Char"/>
    <w:basedOn w:val="CommentTextChar"/>
    <w:link w:val="CommentSubject"/>
    <w:semiHidden/>
    <w:rsid w:val="00C07BA5"/>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tif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7383FFFD790343BD4E3CA730460961" ma:contentTypeVersion="16" ma:contentTypeDescription="Create a new document." ma:contentTypeScope="" ma:versionID="1e95653e1e25aa1190783c459d063ab2">
  <xsd:schema xmlns:xsd="http://www.w3.org/2001/XMLSchema" xmlns:xs="http://www.w3.org/2001/XMLSchema" xmlns:p="http://schemas.microsoft.com/office/2006/metadata/properties" xmlns:ns2="8d369e86-f836-4dbb-a175-bf6d3e9115de" xmlns:ns3="7777a7e4-18b2-47d5-aaed-4401a80782ac" targetNamespace="http://schemas.microsoft.com/office/2006/metadata/properties" ma:root="true" ma:fieldsID="47e8edb283760b17668d83224ca01775" ns2:_="" ns3:_="">
    <xsd:import namespace="8d369e86-f836-4dbb-a175-bf6d3e9115de"/>
    <xsd:import namespace="7777a7e4-18b2-47d5-aaed-4401a80782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369e86-f836-4dbb-a175-bf6d3e911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ec43d66-19eb-424c-a9a2-fb16b57ca43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7a7e4-18b2-47d5-aaed-4401a80782a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ba8268a-1263-438b-882c-92b5dbd863ae}" ma:internalName="TaxCatchAll" ma:showField="CatchAllData" ma:web="7777a7e4-18b2-47d5-aaed-4401a80782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TaxCatchAll xmlns="7777a7e4-18b2-47d5-aaed-4401a80782ac" xsi:nil="true"/>
    <lcf76f155ced4ddcb4097134ff3c332f xmlns="8d369e86-f836-4dbb-a175-bf6d3e9115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59965CC-BDA1-4496-BFE8-83FB223EAA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369e86-f836-4dbb-a175-bf6d3e9115de"/>
    <ds:schemaRef ds:uri="7777a7e4-18b2-47d5-aaed-4401a80782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4C5C30-32EB-43E1-8A88-A3B81D1448C9}">
  <ds:schemaRefs>
    <ds:schemaRef ds:uri="http://schemas.microsoft.com/sharepoint/v3/contenttype/forms"/>
  </ds:schemaRefs>
</ds:datastoreItem>
</file>

<file path=customXml/itemProps3.xml><?xml version="1.0" encoding="utf-8"?>
<ds:datastoreItem xmlns:ds="http://schemas.openxmlformats.org/officeDocument/2006/customXml" ds:itemID="{1960CD31-1549-4F21-AEE3-C7CCD75980DD}">
  <ds:schemaRefs>
    <ds:schemaRef ds:uri="http://schemas.openxmlformats.org/officeDocument/2006/bibliography"/>
  </ds:schemaRefs>
</ds:datastoreItem>
</file>

<file path=customXml/itemProps4.xml><?xml version="1.0" encoding="utf-8"?>
<ds:datastoreItem xmlns:ds="http://schemas.openxmlformats.org/officeDocument/2006/customXml" ds:itemID="{8B362B81-B7F2-477D-9693-C486FE90386A}">
  <ds:schemaRefs>
    <ds:schemaRef ds:uri="http://schemas.microsoft.com/office/2006/metadata/properties"/>
    <ds:schemaRef ds:uri="http://schemas.microsoft.com/office/infopath/2007/PartnerControls"/>
    <ds:schemaRef ds:uri="7777a7e4-18b2-47d5-aaed-4401a80782ac"/>
    <ds:schemaRef ds:uri="8d369e86-f836-4dbb-a175-bf6d3e9115de"/>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1707</Words>
  <Characters>10265</Characters>
  <Application>Microsoft Office Word</Application>
  <DocSecurity>0</DocSecurity>
  <Lines>223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Jariwala, Deep M</dc:creator>
  <cp:keywords>CTPClassification=CTP_NWR:VisualMarkings=</cp:keywords>
  <cp:lastModifiedBy>Zekun</cp:lastModifiedBy>
  <cp:revision>15</cp:revision>
  <dcterms:created xsi:type="dcterms:W3CDTF">2026-07-12T04:25:00Z</dcterms:created>
  <dcterms:modified xsi:type="dcterms:W3CDTF">2026-07-12T19:17:00Z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e06bd84a-dcf7-43bd-91f9-92827dae15eb</vt:lpwstr>
  </property>
  <property fmtid="{D5CDD505-2E9C-101B-9397-08002B2CF9AE}" pid="3" name="CTP_TimeStamp">
    <vt:lpwstr>2016-05-26 14:34:34Z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CTP_NWR</vt:lpwstr>
  </property>
  <property fmtid="{D5CDD505-2E9C-101B-9397-08002B2CF9AE}" pid="8" name="ContentTypeId">
    <vt:lpwstr>0x010100867383FFFD790343BD4E3CA730460961</vt:lpwstr>
  </property>
</Properties>
</file>